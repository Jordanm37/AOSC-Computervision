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0C6B07" w14:textId="77777777" w:rsidR="00A04C74" w:rsidRPr="00EA441A" w:rsidRDefault="00A04C74" w:rsidP="00995E94">
      <w:pPr>
        <w:pStyle w:val="Heading1"/>
        <w:numPr>
          <w:ilvl w:val="0"/>
          <w:numId w:val="1"/>
        </w:numPr>
        <w:spacing w:line="360" w:lineRule="auto"/>
        <w:rPr>
          <w:rFonts w:ascii="Times New Roman" w:hAnsi="Times New Roman" w:cs="Times New Roman"/>
          <w:b/>
          <w:color w:val="auto"/>
          <w:lang w:val="en-AU"/>
          <w:rPrChange w:id="0" w:author="Azaz Farooq" w:date="2020-11-07T19:45:00Z">
            <w:rPr>
              <w:lang w:val="en-AU"/>
            </w:rPr>
          </w:rPrChange>
        </w:rPr>
      </w:pPr>
      <w:r w:rsidRPr="00EA441A">
        <w:rPr>
          <w:rFonts w:ascii="Times New Roman" w:hAnsi="Times New Roman" w:cs="Times New Roman"/>
          <w:b/>
          <w:color w:val="auto"/>
          <w:rPrChange w:id="1" w:author="Azaz Farooq" w:date="2020-11-07T19:45:00Z">
            <w:rPr/>
          </w:rPrChange>
        </w:rPr>
        <w:t xml:space="preserve">Introduction </w:t>
      </w:r>
    </w:p>
    <w:p w14:paraId="7172C583" w14:textId="77777777" w:rsidR="00A04C74" w:rsidRPr="00EA441A" w:rsidRDefault="00B80FCF" w:rsidP="00995E94">
      <w:pPr>
        <w:pStyle w:val="Heading2"/>
        <w:spacing w:line="360" w:lineRule="auto"/>
        <w:ind w:left="720"/>
        <w:rPr>
          <w:rFonts w:ascii="Times New Roman" w:hAnsi="Times New Roman" w:cs="Times New Roman"/>
          <w:color w:val="auto"/>
          <w:lang w:val="en-AU"/>
          <w:rPrChange w:id="2" w:author="Azaz Farooq" w:date="2020-11-07T19:45:00Z">
            <w:rPr>
              <w:lang w:val="en-AU"/>
            </w:rPr>
          </w:rPrChange>
        </w:rPr>
      </w:pPr>
      <w:r w:rsidRPr="00EA441A">
        <w:rPr>
          <w:rFonts w:ascii="Times New Roman" w:hAnsi="Times New Roman" w:cs="Times New Roman"/>
          <w:color w:val="auto"/>
          <w:lang w:val="en-AU"/>
          <w:rPrChange w:id="3" w:author="Azaz Farooq" w:date="2020-11-07T19:45:00Z">
            <w:rPr>
              <w:lang w:val="en-AU"/>
            </w:rPr>
          </w:rPrChange>
        </w:rPr>
        <w:t xml:space="preserve">1.1 </w:t>
      </w:r>
      <w:r w:rsidR="00A04C74" w:rsidRPr="00EA441A">
        <w:rPr>
          <w:rFonts w:ascii="Times New Roman" w:hAnsi="Times New Roman" w:cs="Times New Roman"/>
          <w:color w:val="auto"/>
          <w:lang w:val="en-AU"/>
          <w:rPrChange w:id="4" w:author="Azaz Farooq" w:date="2020-11-07T19:45:00Z">
            <w:rPr>
              <w:lang w:val="en-AU"/>
            </w:rPr>
          </w:rPrChange>
        </w:rPr>
        <w:t>Overview</w:t>
      </w:r>
    </w:p>
    <w:p w14:paraId="5B101A11" w14:textId="6F866A35" w:rsidR="00A04C74" w:rsidRPr="00A04C74" w:rsidRDefault="00DF777D">
      <w:pPr>
        <w:spacing w:after="0" w:line="360" w:lineRule="auto"/>
        <w:jc w:val="both"/>
        <w:rPr>
          <w:rFonts w:ascii="Times New Roman" w:hAnsi="Times New Roman" w:cs="Times New Roman"/>
          <w:sz w:val="24"/>
          <w:szCs w:val="24"/>
          <w:lang w:val="en-AU"/>
        </w:rPr>
        <w:pPrChange w:id="5" w:author="Azaz Farooq" w:date="2020-11-07T18:08:00Z">
          <w:pPr>
            <w:spacing w:line="360" w:lineRule="auto"/>
            <w:ind w:firstLine="720"/>
            <w:jc w:val="both"/>
          </w:pPr>
        </w:pPrChange>
      </w:pPr>
      <w:r>
        <w:rPr>
          <w:rFonts w:ascii="Times New Roman" w:hAnsi="Times New Roman" w:cs="Times New Roman"/>
          <w:sz w:val="24"/>
          <w:szCs w:val="24"/>
          <w:lang w:val="en-AU"/>
        </w:rPr>
        <w:t>This project deploy</w:t>
      </w:r>
      <w:ins w:id="6" w:author="Engr.Azaz" w:date="2020-11-07T21:41:00Z">
        <w:r w:rsidR="00CF55BC">
          <w:rPr>
            <w:rFonts w:ascii="Times New Roman" w:hAnsi="Times New Roman" w:cs="Times New Roman"/>
            <w:sz w:val="24"/>
            <w:szCs w:val="24"/>
            <w:lang w:val="en-AU"/>
          </w:rPr>
          <w:t>s</w:t>
        </w:r>
      </w:ins>
      <w:r>
        <w:rPr>
          <w:rFonts w:ascii="Times New Roman" w:hAnsi="Times New Roman" w:cs="Times New Roman"/>
          <w:sz w:val="24"/>
          <w:szCs w:val="24"/>
          <w:lang w:val="en-AU"/>
        </w:rPr>
        <w:t xml:space="preserve"> the</w:t>
      </w:r>
      <w:r w:rsidR="00A04C74" w:rsidRPr="00A04C74">
        <w:rPr>
          <w:rFonts w:ascii="Times New Roman" w:hAnsi="Times New Roman" w:cs="Times New Roman"/>
          <w:sz w:val="24"/>
          <w:szCs w:val="24"/>
          <w:lang w:val="en-AU"/>
        </w:rPr>
        <w:t xml:space="preserve"> </w:t>
      </w:r>
      <w:r w:rsidRPr="00A04C74">
        <w:rPr>
          <w:rFonts w:ascii="Times New Roman" w:hAnsi="Times New Roman" w:cs="Times New Roman"/>
          <w:sz w:val="24"/>
          <w:szCs w:val="24"/>
          <w:lang w:val="en-AU"/>
        </w:rPr>
        <w:t xml:space="preserve">aspects of image processing </w:t>
      </w:r>
      <w:ins w:id="7" w:author="Azaz Farooq" w:date="2020-11-07T17:20:00Z">
        <w:r w:rsidR="009A6889">
          <w:rPr>
            <w:rFonts w:ascii="Times New Roman" w:hAnsi="Times New Roman" w:cs="Times New Roman"/>
            <w:sz w:val="24"/>
            <w:szCs w:val="24"/>
            <w:lang w:val="en-AU"/>
          </w:rPr>
          <w:t xml:space="preserve">and </w:t>
        </w:r>
      </w:ins>
      <w:r w:rsidR="00371CA7">
        <w:rPr>
          <w:rFonts w:ascii="Times New Roman" w:hAnsi="Times New Roman" w:cs="Times New Roman"/>
          <w:sz w:val="24"/>
          <w:szCs w:val="24"/>
          <w:lang w:val="en-AU"/>
        </w:rPr>
        <w:t>pattern recognition techniques</w:t>
      </w:r>
      <w:r w:rsidR="00A04C74" w:rsidRPr="00A04C74">
        <w:rPr>
          <w:rFonts w:ascii="Times New Roman" w:hAnsi="Times New Roman" w:cs="Times New Roman"/>
          <w:sz w:val="24"/>
          <w:szCs w:val="24"/>
          <w:lang w:val="en-AU"/>
        </w:rPr>
        <w:t xml:space="preserve"> </w:t>
      </w:r>
      <w:r w:rsidR="00DA106D">
        <w:rPr>
          <w:rFonts w:ascii="Times New Roman" w:hAnsi="Times New Roman" w:cs="Times New Roman"/>
          <w:sz w:val="24"/>
          <w:szCs w:val="24"/>
          <w:lang w:val="en-AU"/>
        </w:rPr>
        <w:t xml:space="preserve">used in </w:t>
      </w:r>
      <w:ins w:id="8" w:author="Azaz Farooq" w:date="2020-11-07T17:20:00Z">
        <w:del w:id="9" w:author="Engr.Azaz" w:date="2020-11-07T21:41:00Z">
          <w:r w:rsidR="007B1678" w:rsidDel="00CF55BC">
            <w:rPr>
              <w:rFonts w:ascii="Times New Roman" w:hAnsi="Times New Roman" w:cs="Times New Roman"/>
              <w:sz w:val="24"/>
              <w:szCs w:val="24"/>
              <w:lang w:val="en-AU"/>
            </w:rPr>
            <w:delText xml:space="preserve">the </w:delText>
          </w:r>
        </w:del>
      </w:ins>
      <w:r w:rsidR="00DA106D">
        <w:rPr>
          <w:rFonts w:ascii="Times New Roman" w:hAnsi="Times New Roman" w:cs="Times New Roman"/>
          <w:sz w:val="24"/>
          <w:szCs w:val="24"/>
          <w:lang w:val="en-AU"/>
        </w:rPr>
        <w:t>Computer V</w:t>
      </w:r>
      <w:r w:rsidR="00A04C74" w:rsidRPr="00A04C74">
        <w:rPr>
          <w:rFonts w:ascii="Times New Roman" w:hAnsi="Times New Roman" w:cs="Times New Roman"/>
          <w:sz w:val="24"/>
          <w:szCs w:val="24"/>
          <w:lang w:val="en-AU"/>
        </w:rPr>
        <w:t>ision</w:t>
      </w:r>
      <w:del w:id="10" w:author="Azaz Farooq" w:date="2020-11-07T17:39:00Z">
        <w:r w:rsidR="00DA106D" w:rsidDel="00531458">
          <w:rPr>
            <w:rFonts w:ascii="Times New Roman" w:hAnsi="Times New Roman" w:cs="Times New Roman"/>
            <w:sz w:val="24"/>
            <w:szCs w:val="24"/>
            <w:lang w:val="en-AU"/>
          </w:rPr>
          <w:delText xml:space="preserve"> (CV)</w:delText>
        </w:r>
      </w:del>
      <w:r w:rsidR="00A04C74" w:rsidRPr="00A04C74">
        <w:rPr>
          <w:rFonts w:ascii="Times New Roman" w:hAnsi="Times New Roman" w:cs="Times New Roman"/>
          <w:sz w:val="24"/>
          <w:szCs w:val="24"/>
          <w:lang w:val="en-AU"/>
        </w:rPr>
        <w:t xml:space="preserve">. </w:t>
      </w:r>
      <w:del w:id="11" w:author="Azaz Farooq" w:date="2020-11-07T17:22:00Z">
        <w:r w:rsidR="00A04C74" w:rsidRPr="00A04C74" w:rsidDel="00351454">
          <w:rPr>
            <w:rFonts w:ascii="Times New Roman" w:hAnsi="Times New Roman" w:cs="Times New Roman"/>
            <w:sz w:val="24"/>
            <w:szCs w:val="24"/>
            <w:lang w:val="en-AU"/>
          </w:rPr>
          <w:delText>Image data, and the way in which it may be interpreted</w:delText>
        </w:r>
      </w:del>
      <w:ins w:id="12" w:author="Azaz Farooq" w:date="2020-11-07T17:22:00Z">
        <w:r w:rsidR="00351454">
          <w:rPr>
            <w:rFonts w:ascii="Times New Roman" w:hAnsi="Times New Roman" w:cs="Times New Roman"/>
            <w:sz w:val="24"/>
            <w:szCs w:val="24"/>
            <w:lang w:val="en-AU"/>
          </w:rPr>
          <w:t xml:space="preserve">The interpretation of </w:t>
        </w:r>
      </w:ins>
      <w:ins w:id="13" w:author="Azaz Farooq" w:date="2020-11-07T17:23:00Z">
        <w:r w:rsidR="003B0407">
          <w:rPr>
            <w:rFonts w:ascii="Times New Roman" w:hAnsi="Times New Roman" w:cs="Times New Roman"/>
            <w:sz w:val="24"/>
            <w:szCs w:val="24"/>
            <w:lang w:val="en-AU"/>
          </w:rPr>
          <w:t xml:space="preserve">an </w:t>
        </w:r>
      </w:ins>
      <w:ins w:id="14" w:author="Azaz Farooq" w:date="2020-11-07T17:22:00Z">
        <w:r w:rsidR="00351454">
          <w:rPr>
            <w:rFonts w:ascii="Times New Roman" w:hAnsi="Times New Roman" w:cs="Times New Roman"/>
            <w:sz w:val="24"/>
            <w:szCs w:val="24"/>
            <w:lang w:val="en-AU"/>
          </w:rPr>
          <w:t>image</w:t>
        </w:r>
      </w:ins>
      <w:ins w:id="15" w:author="Azaz Farooq" w:date="2020-11-07T17:24:00Z">
        <w:r w:rsidR="00EF6E39">
          <w:rPr>
            <w:rFonts w:ascii="Times New Roman" w:hAnsi="Times New Roman" w:cs="Times New Roman"/>
            <w:sz w:val="24"/>
            <w:szCs w:val="24"/>
            <w:lang w:val="en-AU"/>
          </w:rPr>
          <w:t xml:space="preserve"> </w:t>
        </w:r>
      </w:ins>
      <w:del w:id="16" w:author="Azaz Farooq" w:date="2020-11-07T17:24:00Z">
        <w:r w:rsidR="00A04C74" w:rsidRPr="00A04C74" w:rsidDel="00EF6E39">
          <w:rPr>
            <w:rFonts w:ascii="Times New Roman" w:hAnsi="Times New Roman" w:cs="Times New Roman"/>
            <w:sz w:val="24"/>
            <w:szCs w:val="24"/>
            <w:lang w:val="en-AU"/>
          </w:rPr>
          <w:delText xml:space="preserve">, </w:delText>
        </w:r>
      </w:del>
      <w:r w:rsidR="00A04C74" w:rsidRPr="00A04C74">
        <w:rPr>
          <w:rFonts w:ascii="Times New Roman" w:hAnsi="Times New Roman" w:cs="Times New Roman"/>
          <w:sz w:val="24"/>
          <w:szCs w:val="24"/>
          <w:lang w:val="en-AU"/>
        </w:rPr>
        <w:t xml:space="preserve">offers useful information to </w:t>
      </w:r>
      <w:del w:id="17" w:author="Azaz Farooq" w:date="2020-11-07T17:33:00Z">
        <w:r w:rsidR="00A04C74" w:rsidRPr="00A04C74" w:rsidDel="00E90126">
          <w:rPr>
            <w:rFonts w:ascii="Times New Roman" w:hAnsi="Times New Roman" w:cs="Times New Roman"/>
            <w:sz w:val="24"/>
            <w:szCs w:val="24"/>
            <w:lang w:val="en-AU"/>
          </w:rPr>
          <w:delText>analy</w:delText>
        </w:r>
      </w:del>
      <w:del w:id="18" w:author="Azaz Farooq" w:date="2020-11-07T17:31:00Z">
        <w:r w:rsidR="00A04C74" w:rsidRPr="00A04C74" w:rsidDel="00332430">
          <w:rPr>
            <w:rFonts w:ascii="Times New Roman" w:hAnsi="Times New Roman" w:cs="Times New Roman"/>
            <w:sz w:val="24"/>
            <w:szCs w:val="24"/>
            <w:lang w:val="en-AU"/>
          </w:rPr>
          <w:delText>s</w:delText>
        </w:r>
      </w:del>
      <w:del w:id="19" w:author="Azaz Farooq" w:date="2020-11-07T17:33:00Z">
        <w:r w:rsidR="00A04C74" w:rsidRPr="00A04C74" w:rsidDel="00E90126">
          <w:rPr>
            <w:rFonts w:ascii="Times New Roman" w:hAnsi="Times New Roman" w:cs="Times New Roman"/>
            <w:sz w:val="24"/>
            <w:szCs w:val="24"/>
            <w:lang w:val="en-AU"/>
          </w:rPr>
          <w:delText>e</w:delText>
        </w:r>
      </w:del>
      <w:ins w:id="20" w:author="Azaz Farooq" w:date="2020-11-07T17:33:00Z">
        <w:r w:rsidR="00E90126" w:rsidRPr="00A04C74">
          <w:rPr>
            <w:rFonts w:ascii="Times New Roman" w:hAnsi="Times New Roman" w:cs="Times New Roman"/>
            <w:sz w:val="24"/>
            <w:szCs w:val="24"/>
            <w:lang w:val="en-AU"/>
          </w:rPr>
          <w:t>analy</w:t>
        </w:r>
        <w:del w:id="21" w:author="Engr.Azaz" w:date="2020-11-07T21:41:00Z">
          <w:r w:rsidR="00E90126" w:rsidDel="00CF55BC">
            <w:rPr>
              <w:rFonts w:ascii="Times New Roman" w:hAnsi="Times New Roman" w:cs="Times New Roman"/>
              <w:sz w:val="24"/>
              <w:szCs w:val="24"/>
              <w:lang w:val="en-AU"/>
            </w:rPr>
            <w:delText>s</w:delText>
          </w:r>
        </w:del>
      </w:ins>
      <w:ins w:id="22" w:author="Engr.Azaz" w:date="2020-11-07T21:41:00Z">
        <w:r w:rsidR="00CF55BC">
          <w:rPr>
            <w:rFonts w:ascii="Times New Roman" w:hAnsi="Times New Roman" w:cs="Times New Roman"/>
            <w:sz w:val="24"/>
            <w:szCs w:val="24"/>
            <w:lang w:val="en-AU"/>
          </w:rPr>
          <w:t>z</w:t>
        </w:r>
      </w:ins>
      <w:ins w:id="23" w:author="Azaz Farooq" w:date="2020-11-07T17:33:00Z">
        <w:r w:rsidR="00E90126">
          <w:rPr>
            <w:rFonts w:ascii="Times New Roman" w:hAnsi="Times New Roman" w:cs="Times New Roman"/>
            <w:sz w:val="24"/>
            <w:szCs w:val="24"/>
            <w:lang w:val="en-AU"/>
          </w:rPr>
          <w:t>e</w:t>
        </w:r>
      </w:ins>
      <w:r w:rsidR="00A04C74" w:rsidRPr="00A04C74">
        <w:rPr>
          <w:rFonts w:ascii="Times New Roman" w:hAnsi="Times New Roman" w:cs="Times New Roman"/>
          <w:sz w:val="24"/>
          <w:szCs w:val="24"/>
          <w:lang w:val="en-AU"/>
        </w:rPr>
        <w:t xml:space="preserve"> complicated visual events</w:t>
      </w:r>
      <w:ins w:id="24" w:author="Azaz Farooq" w:date="2020-11-06T21:48:00Z">
        <w:r w:rsidR="00BB04D8">
          <w:rPr>
            <w:rFonts w:ascii="Times New Roman" w:hAnsi="Times New Roman" w:cs="Times New Roman"/>
            <w:sz w:val="24"/>
            <w:szCs w:val="24"/>
            <w:lang w:val="en-AU"/>
          </w:rPr>
          <w:t xml:space="preserve"> </w:t>
        </w:r>
      </w:ins>
      <w:r w:rsidR="009222E1">
        <w:rPr>
          <w:rFonts w:ascii="Times New Roman" w:hAnsi="Times New Roman" w:cs="Times New Roman"/>
          <w:sz w:val="24"/>
          <w:szCs w:val="24"/>
          <w:lang w:val="en-AU"/>
        </w:rPr>
        <w:fldChar w:fldCharType="begin"/>
      </w:r>
      <w:r w:rsidR="0015474F">
        <w:rPr>
          <w:rFonts w:ascii="Times New Roman" w:hAnsi="Times New Roman" w:cs="Times New Roman"/>
          <w:sz w:val="24"/>
          <w:szCs w:val="24"/>
          <w:lang w:val="en-AU"/>
        </w:rPr>
        <w:instrText xml:space="preserve"> ADDIN EN.CITE &lt;EndNote&gt;&lt;Cite&gt;&lt;Author&gt;Huang&lt;/Author&gt;&lt;Year&gt;1996&lt;/Year&gt;&lt;RecNum&gt;3&lt;/RecNum&gt;&lt;DisplayText&gt;(Huang, 1996)&lt;/DisplayText&gt;&lt;record&gt;&lt;rec-number&gt;3&lt;/rec-number&gt;&lt;foreign-keys&gt;&lt;key app="EN" db-id="st9pxrsxjdsptse9ezpvpevmw9fseftz05ve" timestamp="1604681223"&gt;3&lt;/key&gt;&lt;/foreign-keys&gt;&lt;ref-type name="Journal Article"&gt;17&lt;/ref-type&gt;&lt;contributors&gt;&lt;authors&gt;&lt;author&gt;Huang, Thomas&lt;/author&gt;&lt;/authors&gt;&lt;/contributors&gt;&lt;titles&gt;&lt;title&gt;Computer vision: Evolution and promise&lt;/title&gt;&lt;/titles&gt;&lt;dates&gt;&lt;year&gt;1996&lt;/year&gt;&lt;/dates&gt;&lt;urls&gt;&lt;/urls&gt;&lt;/record&gt;&lt;/Cite&gt;&lt;/EndNote&gt;</w:instrText>
      </w:r>
      <w:r w:rsidR="009222E1">
        <w:rPr>
          <w:rFonts w:ascii="Times New Roman" w:hAnsi="Times New Roman" w:cs="Times New Roman"/>
          <w:sz w:val="24"/>
          <w:szCs w:val="24"/>
          <w:lang w:val="en-AU"/>
        </w:rPr>
        <w:fldChar w:fldCharType="separate"/>
      </w:r>
      <w:r w:rsidR="0015474F">
        <w:rPr>
          <w:rFonts w:ascii="Times New Roman" w:hAnsi="Times New Roman" w:cs="Times New Roman"/>
          <w:noProof/>
          <w:sz w:val="24"/>
          <w:szCs w:val="24"/>
          <w:lang w:val="en-AU"/>
        </w:rPr>
        <w:t>(</w:t>
      </w:r>
      <w:r w:rsidR="00725766">
        <w:rPr>
          <w:rFonts w:ascii="Times New Roman" w:hAnsi="Times New Roman" w:cs="Times New Roman"/>
          <w:noProof/>
          <w:sz w:val="24"/>
          <w:szCs w:val="24"/>
          <w:lang w:val="en-AU"/>
        </w:rPr>
        <w:fldChar w:fldCharType="begin"/>
      </w:r>
      <w:r w:rsidR="00725766">
        <w:rPr>
          <w:rFonts w:ascii="Times New Roman" w:hAnsi="Times New Roman" w:cs="Times New Roman"/>
          <w:noProof/>
          <w:sz w:val="24"/>
          <w:szCs w:val="24"/>
          <w:lang w:val="en-AU"/>
        </w:rPr>
        <w:instrText xml:space="preserve"> HYPERLINK \l "_ENREF_2" \o "Huang, 1996 #3" </w:instrText>
      </w:r>
      <w:r w:rsidR="00725766">
        <w:rPr>
          <w:rFonts w:ascii="Times New Roman" w:hAnsi="Times New Roman" w:cs="Times New Roman"/>
          <w:noProof/>
          <w:sz w:val="24"/>
          <w:szCs w:val="24"/>
          <w:lang w:val="en-AU"/>
        </w:rPr>
        <w:fldChar w:fldCharType="separate"/>
      </w:r>
      <w:r w:rsidR="00725766">
        <w:rPr>
          <w:rFonts w:ascii="Times New Roman" w:hAnsi="Times New Roman" w:cs="Times New Roman"/>
          <w:noProof/>
          <w:sz w:val="24"/>
          <w:szCs w:val="24"/>
          <w:lang w:val="en-AU"/>
        </w:rPr>
        <w:t>Huang, 1996</w:t>
      </w:r>
      <w:r w:rsidR="00725766">
        <w:rPr>
          <w:rFonts w:ascii="Times New Roman" w:hAnsi="Times New Roman" w:cs="Times New Roman"/>
          <w:noProof/>
          <w:sz w:val="24"/>
          <w:szCs w:val="24"/>
          <w:lang w:val="en-AU"/>
        </w:rPr>
        <w:fldChar w:fldCharType="end"/>
      </w:r>
      <w:r w:rsidR="0015474F">
        <w:rPr>
          <w:rFonts w:ascii="Times New Roman" w:hAnsi="Times New Roman" w:cs="Times New Roman"/>
          <w:noProof/>
          <w:sz w:val="24"/>
          <w:szCs w:val="24"/>
          <w:lang w:val="en-AU"/>
        </w:rPr>
        <w:t>)</w:t>
      </w:r>
      <w:r w:rsidR="009222E1">
        <w:rPr>
          <w:rFonts w:ascii="Times New Roman" w:hAnsi="Times New Roman" w:cs="Times New Roman"/>
          <w:sz w:val="24"/>
          <w:szCs w:val="24"/>
          <w:lang w:val="en-AU"/>
        </w:rPr>
        <w:fldChar w:fldCharType="end"/>
      </w:r>
      <w:del w:id="25" w:author="Azaz Farooq" w:date="2020-11-06T21:48:00Z">
        <w:r w:rsidR="00A04C74" w:rsidRPr="00A04C74" w:rsidDel="00BB04D8">
          <w:rPr>
            <w:rFonts w:ascii="Times New Roman" w:hAnsi="Times New Roman" w:cs="Times New Roman"/>
            <w:sz w:val="24"/>
            <w:szCs w:val="24"/>
            <w:vertAlign w:val="superscript"/>
            <w:lang w:val="en-AU"/>
          </w:rPr>
          <w:footnoteReference w:id="1"/>
        </w:r>
      </w:del>
      <w:r w:rsidR="00A04C74" w:rsidRPr="00A04C74">
        <w:rPr>
          <w:rFonts w:ascii="Times New Roman" w:hAnsi="Times New Roman" w:cs="Times New Roman"/>
          <w:sz w:val="24"/>
          <w:szCs w:val="24"/>
          <w:lang w:val="en-AU"/>
        </w:rPr>
        <w:t xml:space="preserve">. </w:t>
      </w:r>
      <w:del w:id="32" w:author="Azaz Farooq" w:date="2020-11-07T17:32:00Z">
        <w:r w:rsidR="00A04C74" w:rsidRPr="00A04C74" w:rsidDel="003A7C14">
          <w:rPr>
            <w:rFonts w:ascii="Times New Roman" w:hAnsi="Times New Roman" w:cs="Times New Roman"/>
            <w:sz w:val="24"/>
            <w:szCs w:val="24"/>
            <w:lang w:val="en-AU"/>
          </w:rPr>
          <w:delText>Notably</w:delText>
        </w:r>
      </w:del>
      <w:ins w:id="33" w:author="Azaz Farooq" w:date="2020-11-07T17:32:00Z">
        <w:r w:rsidR="003A7C14">
          <w:rPr>
            <w:rFonts w:ascii="Times New Roman" w:hAnsi="Times New Roman" w:cs="Times New Roman"/>
            <w:sz w:val="24"/>
            <w:szCs w:val="24"/>
            <w:lang w:val="en-AU"/>
          </w:rPr>
          <w:t>Especially</w:t>
        </w:r>
      </w:ins>
      <w:r w:rsidR="00A04C74" w:rsidRPr="00A04C74">
        <w:rPr>
          <w:rFonts w:ascii="Times New Roman" w:hAnsi="Times New Roman" w:cs="Times New Roman"/>
          <w:sz w:val="24"/>
          <w:szCs w:val="24"/>
          <w:lang w:val="en-AU"/>
        </w:rPr>
        <w:t xml:space="preserve">, implementation of algorithms which may </w:t>
      </w:r>
      <w:del w:id="34" w:author="Azaz Farooq" w:date="2020-11-07T17:36:00Z">
        <w:r w:rsidR="00A04C74" w:rsidRPr="00A04C74" w:rsidDel="00616CCF">
          <w:rPr>
            <w:rFonts w:ascii="Times New Roman" w:hAnsi="Times New Roman" w:cs="Times New Roman"/>
            <w:sz w:val="24"/>
            <w:szCs w:val="24"/>
            <w:lang w:val="en-AU"/>
          </w:rPr>
          <w:delText xml:space="preserve">replicate </w:delText>
        </w:r>
      </w:del>
      <w:ins w:id="35" w:author="Azaz Farooq" w:date="2020-11-07T17:36:00Z">
        <w:r w:rsidR="00616CCF">
          <w:rPr>
            <w:rFonts w:ascii="Times New Roman" w:hAnsi="Times New Roman" w:cs="Times New Roman"/>
            <w:sz w:val="24"/>
            <w:szCs w:val="24"/>
            <w:lang w:val="en-AU"/>
          </w:rPr>
          <w:t>reproduce</w:t>
        </w:r>
        <w:r w:rsidR="00616CCF" w:rsidRPr="00A04C74">
          <w:rPr>
            <w:rFonts w:ascii="Times New Roman" w:hAnsi="Times New Roman" w:cs="Times New Roman"/>
            <w:sz w:val="24"/>
            <w:szCs w:val="24"/>
            <w:lang w:val="en-AU"/>
          </w:rPr>
          <w:t xml:space="preserve"> </w:t>
        </w:r>
      </w:ins>
      <w:r w:rsidR="00A04C74" w:rsidRPr="00A04C74">
        <w:rPr>
          <w:rFonts w:ascii="Times New Roman" w:hAnsi="Times New Roman" w:cs="Times New Roman"/>
          <w:sz w:val="24"/>
          <w:szCs w:val="24"/>
          <w:lang w:val="en-AU"/>
        </w:rPr>
        <w:t xml:space="preserve">natural processes </w:t>
      </w:r>
      <w:ins w:id="36" w:author="Azaz Farooq" w:date="2020-11-07T17:38:00Z">
        <w:r w:rsidR="00F41021">
          <w:rPr>
            <w:rFonts w:ascii="Times New Roman" w:hAnsi="Times New Roman" w:cs="Times New Roman"/>
            <w:sz w:val="24"/>
            <w:szCs w:val="24"/>
            <w:lang w:val="en-AU"/>
          </w:rPr>
          <w:t>to</w:t>
        </w:r>
      </w:ins>
      <w:del w:id="37" w:author="Azaz Farooq" w:date="2020-11-07T17:38:00Z">
        <w:r w:rsidR="00A04C74" w:rsidRPr="00A04C74" w:rsidDel="00F41021">
          <w:rPr>
            <w:rFonts w:ascii="Times New Roman" w:hAnsi="Times New Roman" w:cs="Times New Roman"/>
            <w:sz w:val="24"/>
            <w:szCs w:val="24"/>
            <w:lang w:val="en-AU"/>
          </w:rPr>
          <w:delText>for</w:delText>
        </w:r>
      </w:del>
      <w:r w:rsidR="00A04C74" w:rsidRPr="00A04C74">
        <w:rPr>
          <w:rFonts w:ascii="Times New Roman" w:hAnsi="Times New Roman" w:cs="Times New Roman"/>
          <w:sz w:val="24"/>
          <w:szCs w:val="24"/>
          <w:lang w:val="en-AU"/>
        </w:rPr>
        <w:t xml:space="preserve"> </w:t>
      </w:r>
      <w:del w:id="38" w:author="Azaz Farooq" w:date="2020-11-07T17:38:00Z">
        <w:r w:rsidR="00A04C74" w:rsidRPr="00A04C74" w:rsidDel="004E19EF">
          <w:rPr>
            <w:rFonts w:ascii="Times New Roman" w:hAnsi="Times New Roman" w:cs="Times New Roman"/>
            <w:sz w:val="24"/>
            <w:szCs w:val="24"/>
            <w:lang w:val="en-AU"/>
          </w:rPr>
          <w:delText xml:space="preserve">distinguishing </w:delText>
        </w:r>
      </w:del>
      <w:ins w:id="39" w:author="Azaz Farooq" w:date="2020-11-07T17:38:00Z">
        <w:r w:rsidR="004E19EF">
          <w:rPr>
            <w:rFonts w:ascii="Times New Roman" w:hAnsi="Times New Roman" w:cs="Times New Roman"/>
            <w:sz w:val="24"/>
            <w:szCs w:val="24"/>
            <w:lang w:val="en-AU"/>
          </w:rPr>
          <w:t>differentiate</w:t>
        </w:r>
        <w:r w:rsidR="004E19EF" w:rsidRPr="00A04C74">
          <w:rPr>
            <w:rFonts w:ascii="Times New Roman" w:hAnsi="Times New Roman" w:cs="Times New Roman"/>
            <w:sz w:val="24"/>
            <w:szCs w:val="24"/>
            <w:lang w:val="en-AU"/>
          </w:rPr>
          <w:t xml:space="preserve"> </w:t>
        </w:r>
      </w:ins>
      <w:r w:rsidR="00A04C74" w:rsidRPr="00A04C74">
        <w:rPr>
          <w:rFonts w:ascii="Times New Roman" w:hAnsi="Times New Roman" w:cs="Times New Roman"/>
          <w:sz w:val="24"/>
          <w:szCs w:val="24"/>
          <w:lang w:val="en-AU"/>
        </w:rPr>
        <w:t xml:space="preserve">significant features for </w:t>
      </w:r>
      <w:ins w:id="40" w:author="Engr.Azaz" w:date="2020-11-07T21:41:00Z">
        <w:r w:rsidR="00CF55BC">
          <w:rPr>
            <w:rFonts w:ascii="Times New Roman" w:hAnsi="Times New Roman" w:cs="Times New Roman"/>
            <w:sz w:val="24"/>
            <w:szCs w:val="24"/>
            <w:lang w:val="en-AU"/>
          </w:rPr>
          <w:t xml:space="preserve">the </w:t>
        </w:r>
      </w:ins>
      <w:r w:rsidR="00A04C74" w:rsidRPr="00A04C74">
        <w:rPr>
          <w:rFonts w:ascii="Times New Roman" w:hAnsi="Times New Roman" w:cs="Times New Roman"/>
          <w:sz w:val="24"/>
          <w:szCs w:val="24"/>
          <w:lang w:val="en-AU"/>
        </w:rPr>
        <w:t>spatial characteri</w:t>
      </w:r>
      <w:ins w:id="41" w:author="Azaz Farooq" w:date="2020-11-07T17:37:00Z">
        <w:r w:rsidR="00854F5B">
          <w:rPr>
            <w:rFonts w:ascii="Times New Roman" w:hAnsi="Times New Roman" w:cs="Times New Roman"/>
            <w:sz w:val="24"/>
            <w:szCs w:val="24"/>
            <w:lang w:val="en-AU"/>
          </w:rPr>
          <w:t>z</w:t>
        </w:r>
      </w:ins>
      <w:del w:id="42" w:author="Azaz Farooq" w:date="2020-11-07T17:37:00Z">
        <w:r w:rsidR="00A04C74" w:rsidRPr="00A04C74" w:rsidDel="00854F5B">
          <w:rPr>
            <w:rFonts w:ascii="Times New Roman" w:hAnsi="Times New Roman" w:cs="Times New Roman"/>
            <w:sz w:val="24"/>
            <w:szCs w:val="24"/>
            <w:lang w:val="en-AU"/>
          </w:rPr>
          <w:delText>s</w:delText>
        </w:r>
      </w:del>
      <w:r w:rsidR="00A04C74" w:rsidRPr="00A04C74">
        <w:rPr>
          <w:rFonts w:ascii="Times New Roman" w:hAnsi="Times New Roman" w:cs="Times New Roman"/>
          <w:sz w:val="24"/>
          <w:szCs w:val="24"/>
          <w:lang w:val="en-AU"/>
        </w:rPr>
        <w:t>a</w:t>
      </w:r>
      <w:ins w:id="43" w:author="Azaz Farooq" w:date="2020-11-07T17:39:00Z">
        <w:r w:rsidR="00087CAD">
          <w:rPr>
            <w:rFonts w:ascii="Times New Roman" w:hAnsi="Times New Roman" w:cs="Times New Roman"/>
            <w:sz w:val="24"/>
            <w:szCs w:val="24"/>
            <w:lang w:val="en-AU"/>
          </w:rPr>
          <w:t>tion</w:t>
        </w:r>
      </w:ins>
      <w:del w:id="44" w:author="Azaz Farooq" w:date="2020-11-07T17:39:00Z">
        <w:r w:rsidR="00A04C74" w:rsidRPr="00A04C74" w:rsidDel="00087CAD">
          <w:rPr>
            <w:rFonts w:ascii="Times New Roman" w:hAnsi="Times New Roman" w:cs="Times New Roman"/>
            <w:sz w:val="24"/>
            <w:szCs w:val="24"/>
            <w:lang w:val="en-AU"/>
          </w:rPr>
          <w:delText>t</w:delText>
        </w:r>
      </w:del>
      <w:del w:id="45" w:author="Azaz Farooq" w:date="2020-11-07T17:36:00Z">
        <w:r w:rsidR="00A04C74" w:rsidRPr="00A04C74" w:rsidDel="00364590">
          <w:rPr>
            <w:rFonts w:ascii="Times New Roman" w:hAnsi="Times New Roman" w:cs="Times New Roman"/>
            <w:sz w:val="24"/>
            <w:szCs w:val="24"/>
            <w:lang w:val="en-AU"/>
          </w:rPr>
          <w:delText>ion</w:delText>
        </w:r>
      </w:del>
      <w:r w:rsidR="00A04C74" w:rsidRPr="00A04C74">
        <w:rPr>
          <w:rFonts w:ascii="Times New Roman" w:hAnsi="Times New Roman" w:cs="Times New Roman"/>
          <w:sz w:val="24"/>
          <w:szCs w:val="24"/>
          <w:lang w:val="en-AU"/>
        </w:rPr>
        <w:t xml:space="preserve"> of surroundings, environment, or objects</w:t>
      </w:r>
      <w:ins w:id="46" w:author="Azaz Farooq" w:date="2020-11-06T21:51:00Z">
        <w:r w:rsidR="002A70A0">
          <w:rPr>
            <w:rFonts w:ascii="Times New Roman" w:hAnsi="Times New Roman" w:cs="Times New Roman"/>
            <w:sz w:val="24"/>
            <w:szCs w:val="24"/>
            <w:lang w:val="en-AU"/>
          </w:rPr>
          <w:t xml:space="preserve"> </w:t>
        </w:r>
      </w:ins>
      <w:r w:rsidR="00AF1A84">
        <w:rPr>
          <w:rFonts w:ascii="Times New Roman" w:hAnsi="Times New Roman" w:cs="Times New Roman"/>
          <w:sz w:val="24"/>
          <w:szCs w:val="24"/>
          <w:lang w:val="en-AU"/>
        </w:rPr>
        <w:fldChar w:fldCharType="begin"/>
      </w:r>
      <w:r w:rsidR="0015474F">
        <w:rPr>
          <w:rFonts w:ascii="Times New Roman" w:hAnsi="Times New Roman" w:cs="Times New Roman"/>
          <w:sz w:val="24"/>
          <w:szCs w:val="24"/>
          <w:lang w:val="en-AU"/>
        </w:rPr>
        <w:instrText xml:space="preserve"> ADDIN EN.CITE &lt;EndNote&gt;&lt;Cite&gt;&lt;Author&gt;Kanellakis&lt;/Author&gt;&lt;Year&gt;2017&lt;/Year&gt;&lt;RecNum&gt;4&lt;/RecNum&gt;&lt;DisplayText&gt;(Kanellakis &amp;amp; Nikolakopoulos, 2017)&lt;/DisplayText&gt;&lt;record&gt;&lt;rec-number&gt;4&lt;/rec-number&gt;&lt;foreign-keys&gt;&lt;key app="EN" db-id="st9pxrsxjdsptse9ezpvpevmw9fseftz05ve" timestamp="1604681426"&gt;4&lt;/key&gt;&lt;/foreign-keys&gt;&lt;ref-type name="Journal Article"&gt;17&lt;/ref-type&gt;&lt;contributors&gt;&lt;authors&gt;&lt;author&gt;Kanellakis, Christoforos&lt;/author&gt;&lt;author&gt;Nikolakopoulos, George&lt;/author&gt;&lt;/authors&gt;&lt;/contributors&gt;&lt;titles&gt;&lt;title&gt;Survey on computer vision for UAVs: Current developments and trends&lt;/title&gt;&lt;secondary-title&gt;Journal of Intelligent &amp;amp; Robotic Systems&lt;/secondary-title&gt;&lt;/titles&gt;&lt;periodical&gt;&lt;full-title&gt;Journal of Intelligent &amp;amp; Robotic Systems&lt;/full-title&gt;&lt;/periodical&gt;&lt;pages&gt;141-168&lt;/pages&gt;&lt;volume&gt;87&lt;/volume&gt;&lt;number&gt;1&lt;/number&gt;&lt;dates&gt;&lt;year&gt;2017&lt;/year&gt;&lt;/dates&gt;&lt;isbn&gt;0921-0296&lt;/isbn&gt;&lt;urls&gt;&lt;/urls&gt;&lt;/record&gt;&lt;/Cite&gt;&lt;/EndNote&gt;</w:instrText>
      </w:r>
      <w:r w:rsidR="00AF1A84">
        <w:rPr>
          <w:rFonts w:ascii="Times New Roman" w:hAnsi="Times New Roman" w:cs="Times New Roman"/>
          <w:sz w:val="24"/>
          <w:szCs w:val="24"/>
          <w:lang w:val="en-AU"/>
        </w:rPr>
        <w:fldChar w:fldCharType="separate"/>
      </w:r>
      <w:r w:rsidR="0015474F">
        <w:rPr>
          <w:rFonts w:ascii="Times New Roman" w:hAnsi="Times New Roman" w:cs="Times New Roman"/>
          <w:noProof/>
          <w:sz w:val="24"/>
          <w:szCs w:val="24"/>
          <w:lang w:val="en-AU"/>
        </w:rPr>
        <w:t>(</w:t>
      </w:r>
      <w:r w:rsidR="00725766">
        <w:rPr>
          <w:rFonts w:ascii="Times New Roman" w:hAnsi="Times New Roman" w:cs="Times New Roman"/>
          <w:noProof/>
          <w:sz w:val="24"/>
          <w:szCs w:val="24"/>
          <w:lang w:val="en-AU"/>
        </w:rPr>
        <w:fldChar w:fldCharType="begin"/>
      </w:r>
      <w:r w:rsidR="00725766">
        <w:rPr>
          <w:rFonts w:ascii="Times New Roman" w:hAnsi="Times New Roman" w:cs="Times New Roman"/>
          <w:noProof/>
          <w:sz w:val="24"/>
          <w:szCs w:val="24"/>
          <w:lang w:val="en-AU"/>
        </w:rPr>
        <w:instrText xml:space="preserve"> HYPERLINK \l "_ENREF_3" \o "Kanellakis, 2017 #4" </w:instrText>
      </w:r>
      <w:r w:rsidR="00725766">
        <w:rPr>
          <w:rFonts w:ascii="Times New Roman" w:hAnsi="Times New Roman" w:cs="Times New Roman"/>
          <w:noProof/>
          <w:sz w:val="24"/>
          <w:szCs w:val="24"/>
          <w:lang w:val="en-AU"/>
        </w:rPr>
        <w:fldChar w:fldCharType="separate"/>
      </w:r>
      <w:r w:rsidR="00725766">
        <w:rPr>
          <w:rFonts w:ascii="Times New Roman" w:hAnsi="Times New Roman" w:cs="Times New Roman"/>
          <w:noProof/>
          <w:sz w:val="24"/>
          <w:szCs w:val="24"/>
          <w:lang w:val="en-AU"/>
        </w:rPr>
        <w:t>Kanellakis &amp; Nikolakopoulos, 2017</w:t>
      </w:r>
      <w:r w:rsidR="00725766">
        <w:rPr>
          <w:rFonts w:ascii="Times New Roman" w:hAnsi="Times New Roman" w:cs="Times New Roman"/>
          <w:noProof/>
          <w:sz w:val="24"/>
          <w:szCs w:val="24"/>
          <w:lang w:val="en-AU"/>
        </w:rPr>
        <w:fldChar w:fldCharType="end"/>
      </w:r>
      <w:r w:rsidR="0015474F">
        <w:rPr>
          <w:rFonts w:ascii="Times New Roman" w:hAnsi="Times New Roman" w:cs="Times New Roman"/>
          <w:noProof/>
          <w:sz w:val="24"/>
          <w:szCs w:val="24"/>
          <w:lang w:val="en-AU"/>
        </w:rPr>
        <w:t>)</w:t>
      </w:r>
      <w:r w:rsidR="00AF1A84">
        <w:rPr>
          <w:rFonts w:ascii="Times New Roman" w:hAnsi="Times New Roman" w:cs="Times New Roman"/>
          <w:sz w:val="24"/>
          <w:szCs w:val="24"/>
          <w:lang w:val="en-AU"/>
        </w:rPr>
        <w:fldChar w:fldCharType="end"/>
      </w:r>
      <w:del w:id="47" w:author="Azaz Farooq" w:date="2020-11-06T21:51:00Z">
        <w:r w:rsidR="00A04C74" w:rsidRPr="00A04C74" w:rsidDel="002A70A0">
          <w:rPr>
            <w:rFonts w:ascii="Times New Roman" w:hAnsi="Times New Roman" w:cs="Times New Roman"/>
            <w:sz w:val="24"/>
            <w:szCs w:val="24"/>
            <w:vertAlign w:val="superscript"/>
            <w:lang w:val="en-AU"/>
          </w:rPr>
          <w:footnoteReference w:id="2"/>
        </w:r>
      </w:del>
      <w:r w:rsidR="00A04C74" w:rsidRPr="00A04C74">
        <w:rPr>
          <w:rFonts w:ascii="Times New Roman" w:hAnsi="Times New Roman" w:cs="Times New Roman"/>
          <w:sz w:val="24"/>
          <w:szCs w:val="24"/>
          <w:lang w:val="en-AU"/>
        </w:rPr>
        <w:t xml:space="preserve">. Such an approach is called </w:t>
      </w:r>
      <w:del w:id="56" w:author="Azaz Farooq" w:date="2020-11-06T11:55:00Z">
        <w:r w:rsidR="00A04C74" w:rsidRPr="00A04C74" w:rsidDel="005B2610">
          <w:rPr>
            <w:rFonts w:ascii="Times New Roman" w:hAnsi="Times New Roman" w:cs="Times New Roman"/>
            <w:sz w:val="24"/>
            <w:szCs w:val="24"/>
            <w:lang w:val="en-AU"/>
          </w:rPr>
          <w:delText>Computer Vision</w:delText>
        </w:r>
      </w:del>
      <w:ins w:id="57" w:author="Azaz Farooq" w:date="2020-11-07T17:40:00Z">
        <w:r w:rsidR="007460F0" w:rsidRPr="007460F0">
          <w:rPr>
            <w:rFonts w:ascii="Times New Roman" w:hAnsi="Times New Roman" w:cs="Times New Roman"/>
            <w:sz w:val="24"/>
            <w:szCs w:val="24"/>
            <w:lang w:val="en-AU"/>
          </w:rPr>
          <w:t xml:space="preserve"> </w:t>
        </w:r>
        <w:r w:rsidR="007460F0">
          <w:rPr>
            <w:rFonts w:ascii="Times New Roman" w:hAnsi="Times New Roman" w:cs="Times New Roman"/>
            <w:sz w:val="24"/>
            <w:szCs w:val="24"/>
            <w:lang w:val="en-AU"/>
          </w:rPr>
          <w:t>Computer V</w:t>
        </w:r>
        <w:r w:rsidR="007460F0" w:rsidRPr="00A04C74">
          <w:rPr>
            <w:rFonts w:ascii="Times New Roman" w:hAnsi="Times New Roman" w:cs="Times New Roman"/>
            <w:sz w:val="24"/>
            <w:szCs w:val="24"/>
            <w:lang w:val="en-AU"/>
          </w:rPr>
          <w:t>ision</w:t>
        </w:r>
      </w:ins>
      <w:r w:rsidR="00A04C74" w:rsidRPr="00A04C74">
        <w:rPr>
          <w:rFonts w:ascii="Times New Roman" w:hAnsi="Times New Roman" w:cs="Times New Roman"/>
          <w:sz w:val="24"/>
          <w:szCs w:val="24"/>
          <w:lang w:val="en-AU"/>
        </w:rPr>
        <w:t xml:space="preserve"> and </w:t>
      </w:r>
      <w:del w:id="58" w:author="Azaz Farooq" w:date="2020-11-07T17:41:00Z">
        <w:r w:rsidR="00A04C74" w:rsidRPr="00A04C74" w:rsidDel="006C6E3A">
          <w:rPr>
            <w:rFonts w:ascii="Times New Roman" w:hAnsi="Times New Roman" w:cs="Times New Roman"/>
            <w:sz w:val="24"/>
            <w:szCs w:val="24"/>
            <w:lang w:val="en-AU"/>
          </w:rPr>
          <w:delText xml:space="preserve">serves </w:delText>
        </w:r>
      </w:del>
      <w:ins w:id="59" w:author="Azaz Farooq" w:date="2020-11-07T17:41:00Z">
        <w:r w:rsidR="006C6E3A">
          <w:rPr>
            <w:rFonts w:ascii="Times New Roman" w:hAnsi="Times New Roman" w:cs="Times New Roman"/>
            <w:sz w:val="24"/>
            <w:szCs w:val="24"/>
            <w:lang w:val="en-AU"/>
          </w:rPr>
          <w:t>helps</w:t>
        </w:r>
        <w:r w:rsidR="006C6E3A" w:rsidRPr="00A04C74">
          <w:rPr>
            <w:rFonts w:ascii="Times New Roman" w:hAnsi="Times New Roman" w:cs="Times New Roman"/>
            <w:sz w:val="24"/>
            <w:szCs w:val="24"/>
            <w:lang w:val="en-AU"/>
          </w:rPr>
          <w:t xml:space="preserve"> </w:t>
        </w:r>
      </w:ins>
      <w:r w:rsidR="00A04C74" w:rsidRPr="00A04C74">
        <w:rPr>
          <w:rFonts w:ascii="Times New Roman" w:hAnsi="Times New Roman" w:cs="Times New Roman"/>
          <w:sz w:val="24"/>
          <w:szCs w:val="24"/>
          <w:lang w:val="en-AU"/>
        </w:rPr>
        <w:t>to</w:t>
      </w:r>
      <w:ins w:id="60" w:author="Azaz Farooq" w:date="2020-11-07T17:41:00Z">
        <w:r w:rsidR="006743DA">
          <w:rPr>
            <w:rFonts w:ascii="Times New Roman" w:hAnsi="Times New Roman" w:cs="Times New Roman"/>
            <w:sz w:val="24"/>
            <w:szCs w:val="24"/>
            <w:lang w:val="en-AU"/>
          </w:rPr>
          <w:t xml:space="preserve"> copy</w:t>
        </w:r>
      </w:ins>
      <w:del w:id="61" w:author="Azaz Farooq" w:date="2020-11-07T17:41:00Z">
        <w:r w:rsidR="00A04C74" w:rsidRPr="00A04C74" w:rsidDel="006743DA">
          <w:rPr>
            <w:rFonts w:ascii="Times New Roman" w:hAnsi="Times New Roman" w:cs="Times New Roman"/>
            <w:sz w:val="24"/>
            <w:szCs w:val="24"/>
            <w:lang w:val="en-AU"/>
          </w:rPr>
          <w:delText xml:space="preserve"> mimic</w:delText>
        </w:r>
      </w:del>
      <w:r w:rsidR="00A04C74" w:rsidRPr="00A04C74">
        <w:rPr>
          <w:rFonts w:ascii="Times New Roman" w:hAnsi="Times New Roman" w:cs="Times New Roman"/>
          <w:sz w:val="24"/>
          <w:szCs w:val="24"/>
          <w:lang w:val="en-AU"/>
        </w:rPr>
        <w:t xml:space="preserve"> the process by which human eyes </w:t>
      </w:r>
      <w:del w:id="62" w:author="Azaz Farooq" w:date="2020-11-07T17:42:00Z">
        <w:r w:rsidR="00A04C74" w:rsidRPr="00A04C74" w:rsidDel="00494F85">
          <w:rPr>
            <w:rFonts w:ascii="Times New Roman" w:hAnsi="Times New Roman" w:cs="Times New Roman"/>
            <w:sz w:val="24"/>
            <w:szCs w:val="24"/>
            <w:lang w:val="en-AU"/>
          </w:rPr>
          <w:delText xml:space="preserve">evaluate </w:delText>
        </w:r>
      </w:del>
      <w:ins w:id="63" w:author="Azaz Farooq" w:date="2020-11-07T17:42:00Z">
        <w:r w:rsidR="00494F85">
          <w:rPr>
            <w:rFonts w:ascii="Times New Roman" w:hAnsi="Times New Roman" w:cs="Times New Roman"/>
            <w:sz w:val="24"/>
            <w:szCs w:val="24"/>
            <w:lang w:val="en-AU"/>
          </w:rPr>
          <w:t>asses</w:t>
        </w:r>
        <w:del w:id="64" w:author="Engr.Azaz" w:date="2020-11-07T21:41:00Z">
          <w:r w:rsidR="00494F85" w:rsidDel="00CF55BC">
            <w:rPr>
              <w:rFonts w:ascii="Times New Roman" w:hAnsi="Times New Roman" w:cs="Times New Roman"/>
              <w:sz w:val="24"/>
              <w:szCs w:val="24"/>
              <w:lang w:val="en-AU"/>
            </w:rPr>
            <w:delText>se</w:delText>
          </w:r>
        </w:del>
        <w:r w:rsidR="00494F85">
          <w:rPr>
            <w:rFonts w:ascii="Times New Roman" w:hAnsi="Times New Roman" w:cs="Times New Roman"/>
            <w:sz w:val="24"/>
            <w:szCs w:val="24"/>
            <w:lang w:val="en-AU"/>
          </w:rPr>
          <w:t>s</w:t>
        </w:r>
        <w:r w:rsidR="00494F85" w:rsidRPr="00A04C74">
          <w:rPr>
            <w:rFonts w:ascii="Times New Roman" w:hAnsi="Times New Roman" w:cs="Times New Roman"/>
            <w:sz w:val="24"/>
            <w:szCs w:val="24"/>
            <w:lang w:val="en-AU"/>
          </w:rPr>
          <w:t xml:space="preserve"> </w:t>
        </w:r>
      </w:ins>
      <w:ins w:id="65" w:author="Engr.Azaz" w:date="2020-11-07T21:41:00Z">
        <w:r w:rsidR="00CF55BC">
          <w:rPr>
            <w:rFonts w:ascii="Times New Roman" w:hAnsi="Times New Roman" w:cs="Times New Roman"/>
            <w:sz w:val="24"/>
            <w:szCs w:val="24"/>
            <w:lang w:val="en-AU"/>
          </w:rPr>
          <w:t xml:space="preserve">the </w:t>
        </w:r>
      </w:ins>
      <w:r w:rsidR="00A04C74" w:rsidRPr="00A04C74">
        <w:rPr>
          <w:rFonts w:ascii="Times New Roman" w:hAnsi="Times New Roman" w:cs="Times New Roman"/>
          <w:sz w:val="24"/>
          <w:szCs w:val="24"/>
          <w:lang w:val="en-AU"/>
        </w:rPr>
        <w:t xml:space="preserve">spatial depth and unique spatial features from a pixel level. Furthermore, </w:t>
      </w:r>
      <w:ins w:id="66" w:author="Azaz Farooq" w:date="2020-11-07T17:43:00Z">
        <w:r w:rsidR="004C0131">
          <w:rPr>
            <w:rFonts w:ascii="Times New Roman" w:hAnsi="Times New Roman" w:cs="Times New Roman"/>
            <w:sz w:val="24"/>
            <w:szCs w:val="24"/>
            <w:lang w:val="en-AU"/>
          </w:rPr>
          <w:t>significant</w:t>
        </w:r>
      </w:ins>
      <w:del w:id="67" w:author="Azaz Farooq" w:date="2020-11-07T17:42:00Z">
        <w:r w:rsidR="00A04C74" w:rsidRPr="00A04C74" w:rsidDel="00A75548">
          <w:rPr>
            <w:rFonts w:ascii="Times New Roman" w:hAnsi="Times New Roman" w:cs="Times New Roman"/>
            <w:sz w:val="24"/>
            <w:szCs w:val="24"/>
            <w:lang w:val="en-AU"/>
          </w:rPr>
          <w:delText>greater</w:delText>
        </w:r>
      </w:del>
      <w:r w:rsidR="00A04C74" w:rsidRPr="00A04C74">
        <w:rPr>
          <w:rFonts w:ascii="Times New Roman" w:hAnsi="Times New Roman" w:cs="Times New Roman"/>
          <w:sz w:val="24"/>
          <w:szCs w:val="24"/>
          <w:lang w:val="en-AU"/>
        </w:rPr>
        <w:t xml:space="preserve"> information may be </w:t>
      </w:r>
      <w:del w:id="68" w:author="Azaz Farooq" w:date="2020-11-07T17:44:00Z">
        <w:r w:rsidR="00A04C74" w:rsidRPr="00A04C74" w:rsidDel="001247FD">
          <w:rPr>
            <w:rFonts w:ascii="Times New Roman" w:hAnsi="Times New Roman" w:cs="Times New Roman"/>
            <w:sz w:val="24"/>
            <w:szCs w:val="24"/>
            <w:lang w:val="en-AU"/>
          </w:rPr>
          <w:delText xml:space="preserve">determined </w:delText>
        </w:r>
      </w:del>
      <w:ins w:id="69" w:author="Azaz Farooq" w:date="2020-11-07T17:44:00Z">
        <w:r w:rsidR="001247FD">
          <w:rPr>
            <w:rFonts w:ascii="Times New Roman" w:hAnsi="Times New Roman" w:cs="Times New Roman"/>
            <w:sz w:val="24"/>
            <w:szCs w:val="24"/>
            <w:lang w:val="en-AU"/>
          </w:rPr>
          <w:t>resolved</w:t>
        </w:r>
        <w:r w:rsidR="001247FD" w:rsidRPr="00A04C74">
          <w:rPr>
            <w:rFonts w:ascii="Times New Roman" w:hAnsi="Times New Roman" w:cs="Times New Roman"/>
            <w:sz w:val="24"/>
            <w:szCs w:val="24"/>
            <w:lang w:val="en-AU"/>
          </w:rPr>
          <w:t xml:space="preserve"> </w:t>
        </w:r>
      </w:ins>
      <w:r w:rsidR="00A04C74" w:rsidRPr="00A04C74">
        <w:rPr>
          <w:rFonts w:ascii="Times New Roman" w:hAnsi="Times New Roman" w:cs="Times New Roman"/>
          <w:sz w:val="24"/>
          <w:szCs w:val="24"/>
          <w:lang w:val="en-AU"/>
        </w:rPr>
        <w:t xml:space="preserve">using spectral decomposition techniques which </w:t>
      </w:r>
      <w:del w:id="70" w:author="Azaz Farooq" w:date="2020-11-07T17:44:00Z">
        <w:r w:rsidR="00A04C74" w:rsidRPr="00A04C74" w:rsidDel="00425BC7">
          <w:rPr>
            <w:rFonts w:ascii="Times New Roman" w:hAnsi="Times New Roman" w:cs="Times New Roman"/>
            <w:sz w:val="24"/>
            <w:szCs w:val="24"/>
            <w:lang w:val="en-AU"/>
          </w:rPr>
          <w:delText xml:space="preserve">surpass </w:delText>
        </w:r>
      </w:del>
      <w:ins w:id="71" w:author="Azaz Farooq" w:date="2020-11-07T17:44:00Z">
        <w:r w:rsidR="00425BC7">
          <w:rPr>
            <w:rFonts w:ascii="Times New Roman" w:hAnsi="Times New Roman" w:cs="Times New Roman"/>
            <w:sz w:val="24"/>
            <w:szCs w:val="24"/>
            <w:lang w:val="en-AU"/>
          </w:rPr>
          <w:t>exceed</w:t>
        </w:r>
        <w:r w:rsidR="00425BC7" w:rsidRPr="00A04C74">
          <w:rPr>
            <w:rFonts w:ascii="Times New Roman" w:hAnsi="Times New Roman" w:cs="Times New Roman"/>
            <w:sz w:val="24"/>
            <w:szCs w:val="24"/>
            <w:lang w:val="en-AU"/>
          </w:rPr>
          <w:t xml:space="preserve"> </w:t>
        </w:r>
      </w:ins>
      <w:r w:rsidR="00A04C74" w:rsidRPr="00A04C74">
        <w:rPr>
          <w:rFonts w:ascii="Times New Roman" w:hAnsi="Times New Roman" w:cs="Times New Roman"/>
          <w:sz w:val="24"/>
          <w:szCs w:val="24"/>
          <w:lang w:val="en-AU"/>
        </w:rPr>
        <w:t>the processing capability of natural eyesight.</w:t>
      </w:r>
    </w:p>
    <w:p w14:paraId="13C4D22C" w14:textId="570F906C" w:rsidR="00A04C74" w:rsidRPr="00EA441A" w:rsidRDefault="00B80FCF">
      <w:pPr>
        <w:pStyle w:val="Heading2"/>
        <w:spacing w:line="360" w:lineRule="auto"/>
        <w:ind w:left="720"/>
        <w:rPr>
          <w:rFonts w:ascii="Times New Roman" w:hAnsi="Times New Roman" w:cs="Times New Roman"/>
          <w:color w:val="auto"/>
          <w:lang w:val="en-AU"/>
          <w:rPrChange w:id="72" w:author="Azaz Farooq" w:date="2020-11-07T19:46:00Z">
            <w:rPr>
              <w:lang w:val="en-AU"/>
            </w:rPr>
          </w:rPrChange>
        </w:rPr>
      </w:pPr>
      <w:r w:rsidRPr="00EA441A">
        <w:rPr>
          <w:rFonts w:ascii="Times New Roman" w:hAnsi="Times New Roman" w:cs="Times New Roman"/>
          <w:color w:val="auto"/>
          <w:lang w:val="en-AU"/>
          <w:rPrChange w:id="73" w:author="Azaz Farooq" w:date="2020-11-07T19:46:00Z">
            <w:rPr>
              <w:lang w:val="en-AU"/>
            </w:rPr>
          </w:rPrChange>
        </w:rPr>
        <w:t>1.2</w:t>
      </w:r>
      <w:r w:rsidR="00A04C74" w:rsidRPr="00EA441A">
        <w:rPr>
          <w:rFonts w:ascii="Times New Roman" w:hAnsi="Times New Roman" w:cs="Times New Roman"/>
          <w:color w:val="auto"/>
          <w:lang w:val="en-AU"/>
          <w:rPrChange w:id="74" w:author="Azaz Farooq" w:date="2020-11-07T19:46:00Z">
            <w:rPr>
              <w:lang w:val="en-AU"/>
            </w:rPr>
          </w:rPrChange>
        </w:rPr>
        <w:t xml:space="preserve"> Experiment: </w:t>
      </w:r>
      <w:del w:id="75" w:author="Engr.Azaz" w:date="2020-11-07T21:41:00Z">
        <w:r w:rsidR="00A04C74" w:rsidRPr="00EA441A" w:rsidDel="00CF55BC">
          <w:rPr>
            <w:rFonts w:ascii="Times New Roman" w:hAnsi="Times New Roman" w:cs="Times New Roman"/>
            <w:color w:val="auto"/>
            <w:lang w:val="en-AU"/>
            <w:rPrChange w:id="76" w:author="Azaz Farooq" w:date="2020-11-07T19:46:00Z">
              <w:rPr>
                <w:lang w:val="en-AU"/>
              </w:rPr>
            </w:rPrChange>
          </w:rPr>
          <w:delText xml:space="preserve">Cross </w:delText>
        </w:r>
      </w:del>
      <w:ins w:id="77" w:author="Engr.Azaz" w:date="2020-11-07T21:41:00Z">
        <w:r w:rsidR="00CF55BC" w:rsidRPr="00EA441A">
          <w:rPr>
            <w:rFonts w:ascii="Times New Roman" w:hAnsi="Times New Roman" w:cs="Times New Roman"/>
            <w:color w:val="auto"/>
            <w:lang w:val="en-AU"/>
            <w:rPrChange w:id="78" w:author="Azaz Farooq" w:date="2020-11-07T19:46:00Z">
              <w:rPr>
                <w:lang w:val="en-AU"/>
              </w:rPr>
            </w:rPrChange>
          </w:rPr>
          <w:t>Cross</w:t>
        </w:r>
        <w:r w:rsidR="00CF55BC">
          <w:rPr>
            <w:rFonts w:ascii="Times New Roman" w:hAnsi="Times New Roman" w:cs="Times New Roman"/>
            <w:color w:val="auto"/>
            <w:lang w:val="en-AU"/>
          </w:rPr>
          <w:t>-</w:t>
        </w:r>
      </w:ins>
      <w:r w:rsidR="00A04C74" w:rsidRPr="00EA441A">
        <w:rPr>
          <w:rFonts w:ascii="Times New Roman" w:hAnsi="Times New Roman" w:cs="Times New Roman"/>
          <w:color w:val="auto"/>
          <w:lang w:val="en-AU"/>
          <w:rPrChange w:id="79" w:author="Azaz Farooq" w:date="2020-11-07T19:46:00Z">
            <w:rPr>
              <w:lang w:val="en-AU"/>
            </w:rPr>
          </w:rPrChange>
        </w:rPr>
        <w:t>Correlation in 1D and 2D</w:t>
      </w:r>
    </w:p>
    <w:p w14:paraId="00BFAD37" w14:textId="7F27B5A1" w:rsidR="00B86E10" w:rsidRPr="005032DB" w:rsidRDefault="00A04C74">
      <w:pPr>
        <w:spacing w:after="0" w:line="360" w:lineRule="auto"/>
        <w:jc w:val="both"/>
        <w:rPr>
          <w:ins w:id="80" w:author="Azaz Farooq" w:date="2020-11-07T17:55:00Z"/>
          <w:rFonts w:ascii="Times New Roman" w:hAnsi="Times New Roman" w:cs="Times New Roman"/>
          <w:sz w:val="24"/>
          <w:szCs w:val="24"/>
          <w:lang w:val="en-AU"/>
        </w:rPr>
        <w:pPrChange w:id="81" w:author="Azaz Farooq" w:date="2020-11-07T19:45:00Z">
          <w:pPr>
            <w:spacing w:after="0" w:line="276" w:lineRule="auto"/>
            <w:jc w:val="both"/>
          </w:pPr>
        </w:pPrChange>
      </w:pPr>
      <w:del w:id="82" w:author="Engr.Azaz" w:date="2020-11-07T21:42:00Z">
        <w:r w:rsidRPr="00A04C74" w:rsidDel="00CF55BC">
          <w:rPr>
            <w:rFonts w:ascii="Times New Roman" w:hAnsi="Times New Roman" w:cs="Times New Roman"/>
            <w:sz w:val="24"/>
            <w:szCs w:val="24"/>
            <w:lang w:val="en-AU"/>
          </w:rPr>
          <w:delText xml:space="preserve">A </w:delText>
        </w:r>
      </w:del>
      <w:ins w:id="83" w:author="Engr.Azaz" w:date="2020-11-07T21:42:00Z">
        <w:r w:rsidR="00CF55BC">
          <w:rPr>
            <w:rFonts w:ascii="Times New Roman" w:hAnsi="Times New Roman" w:cs="Times New Roman"/>
            <w:sz w:val="24"/>
            <w:szCs w:val="24"/>
            <w:lang w:val="en-AU"/>
          </w:rPr>
          <w:t>The</w:t>
        </w:r>
        <w:r w:rsidR="00CF55BC" w:rsidRPr="00A04C74">
          <w:rPr>
            <w:rFonts w:ascii="Times New Roman" w:hAnsi="Times New Roman" w:cs="Times New Roman"/>
            <w:sz w:val="24"/>
            <w:szCs w:val="24"/>
            <w:lang w:val="en-AU"/>
          </w:rPr>
          <w:t xml:space="preserve"> </w:t>
        </w:r>
      </w:ins>
      <w:r w:rsidRPr="00A04C74">
        <w:rPr>
          <w:rFonts w:ascii="Times New Roman" w:hAnsi="Times New Roman" w:cs="Times New Roman"/>
          <w:sz w:val="24"/>
          <w:szCs w:val="24"/>
          <w:lang w:val="en-AU"/>
        </w:rPr>
        <w:t xml:space="preserve">first set of experiments are </w:t>
      </w:r>
      <w:del w:id="84" w:author="Azaz Farooq" w:date="2020-11-07T17:48:00Z">
        <w:r w:rsidRPr="00A04C74" w:rsidDel="00595513">
          <w:rPr>
            <w:rFonts w:ascii="Times New Roman" w:hAnsi="Times New Roman" w:cs="Times New Roman"/>
            <w:sz w:val="24"/>
            <w:szCs w:val="24"/>
            <w:lang w:val="en-AU"/>
          </w:rPr>
          <w:delText xml:space="preserve">implemented </w:delText>
        </w:r>
      </w:del>
      <w:ins w:id="85" w:author="Azaz Farooq" w:date="2020-11-07T17:48:00Z">
        <w:r w:rsidR="00595513">
          <w:rPr>
            <w:rFonts w:ascii="Times New Roman" w:hAnsi="Times New Roman" w:cs="Times New Roman"/>
            <w:sz w:val="24"/>
            <w:szCs w:val="24"/>
            <w:lang w:val="en-AU"/>
          </w:rPr>
          <w:t>executed</w:t>
        </w:r>
        <w:r w:rsidR="00595513" w:rsidRPr="00A04C74">
          <w:rPr>
            <w:rFonts w:ascii="Times New Roman" w:hAnsi="Times New Roman" w:cs="Times New Roman"/>
            <w:sz w:val="24"/>
            <w:szCs w:val="24"/>
            <w:lang w:val="en-AU"/>
          </w:rPr>
          <w:t xml:space="preserve"> </w:t>
        </w:r>
      </w:ins>
      <w:r w:rsidRPr="00A04C74">
        <w:rPr>
          <w:rFonts w:ascii="Times New Roman" w:hAnsi="Times New Roman" w:cs="Times New Roman"/>
          <w:sz w:val="24"/>
          <w:szCs w:val="24"/>
          <w:lang w:val="en-AU"/>
        </w:rPr>
        <w:t>to investigate and evaluate standard pattern matching approaches using cross-correlation. Cross-correlation</w:t>
      </w:r>
      <w:ins w:id="86" w:author="Azaz Farooq" w:date="2020-11-07T01:00:00Z">
        <w:r w:rsidR="00DE67AF">
          <w:rPr>
            <w:rFonts w:ascii="Times New Roman" w:hAnsi="Times New Roman" w:cs="Times New Roman"/>
            <w:sz w:val="24"/>
            <w:szCs w:val="24"/>
            <w:lang w:val="en-AU"/>
          </w:rPr>
          <w:t xml:space="preserve"> </w:t>
        </w:r>
      </w:ins>
      <w:ins w:id="87" w:author="Azaz Farooq" w:date="2020-11-07T01:07:00Z">
        <w:r w:rsidR="00D82ACD" w:rsidRPr="00A94CC0">
          <w:rPr>
            <w:rFonts w:ascii="Times New Roman" w:hAnsi="Times New Roman" w:cs="Times New Roman"/>
            <w:sz w:val="24"/>
            <w:szCs w:val="24"/>
            <w:lang w:val="en-AU"/>
          </w:rPr>
          <w:t>(</w:t>
        </w:r>
        <w:r w:rsidR="00D82ACD" w:rsidRPr="00A94CC0">
          <w:rPr>
            <w:rFonts w:ascii="Times New Roman" w:hAnsi="Times New Roman" w:cs="Times New Roman"/>
            <w:noProof/>
            <w:sz w:val="24"/>
            <w:szCs w:val="24"/>
            <w:rPrChange w:id="88" w:author="Engr.Azaz" w:date="2020-11-08T00:17:00Z">
              <w:rPr>
                <w:noProof/>
              </w:rPr>
            </w:rPrChange>
          </w:rPr>
          <w:fldChar w:fldCharType="begin"/>
        </w:r>
        <w:r w:rsidR="00D82ACD" w:rsidRPr="00A94CC0">
          <w:rPr>
            <w:rFonts w:ascii="Times New Roman" w:hAnsi="Times New Roman" w:cs="Times New Roman"/>
            <w:noProof/>
            <w:sz w:val="24"/>
            <w:szCs w:val="24"/>
            <w:rPrChange w:id="89" w:author="Engr.Azaz" w:date="2020-11-08T00:17:00Z">
              <w:rPr>
                <w:noProof/>
              </w:rPr>
            </w:rPrChange>
          </w:rPr>
          <w:instrText xml:space="preserve"> HYPERLINK \l "_ENREF_2" \o "Rao, 2014 #5" </w:instrText>
        </w:r>
        <w:r w:rsidR="00D82ACD" w:rsidRPr="00A94CC0">
          <w:rPr>
            <w:rFonts w:ascii="Times New Roman" w:hAnsi="Times New Roman" w:cs="Times New Roman"/>
            <w:noProof/>
            <w:sz w:val="24"/>
            <w:szCs w:val="24"/>
            <w:rPrChange w:id="90" w:author="Engr.Azaz" w:date="2020-11-08T00:17:00Z">
              <w:rPr>
                <w:noProof/>
              </w:rPr>
            </w:rPrChange>
          </w:rPr>
          <w:fldChar w:fldCharType="separate"/>
        </w:r>
        <w:r w:rsidR="00D82ACD" w:rsidRPr="00A94CC0">
          <w:rPr>
            <w:rFonts w:ascii="Times New Roman" w:hAnsi="Times New Roman" w:cs="Times New Roman"/>
            <w:noProof/>
            <w:sz w:val="24"/>
            <w:szCs w:val="24"/>
            <w:rPrChange w:id="91" w:author="Engr.Azaz" w:date="2020-11-08T00:17:00Z">
              <w:rPr>
                <w:noProof/>
              </w:rPr>
            </w:rPrChange>
          </w:rPr>
          <w:t>Rao et al., 2014</w:t>
        </w:r>
        <w:r w:rsidR="00D82ACD" w:rsidRPr="00A94CC0">
          <w:rPr>
            <w:rFonts w:ascii="Times New Roman" w:hAnsi="Times New Roman" w:cs="Times New Roman"/>
            <w:noProof/>
            <w:sz w:val="24"/>
            <w:szCs w:val="24"/>
            <w:rPrChange w:id="92" w:author="Engr.Azaz" w:date="2020-11-08T00:17:00Z">
              <w:rPr>
                <w:noProof/>
              </w:rPr>
            </w:rPrChange>
          </w:rPr>
          <w:fldChar w:fldCharType="end"/>
        </w:r>
        <w:r w:rsidR="00D82ACD" w:rsidRPr="00A94CC0">
          <w:rPr>
            <w:rFonts w:ascii="Times New Roman" w:hAnsi="Times New Roman" w:cs="Times New Roman"/>
            <w:noProof/>
            <w:sz w:val="24"/>
            <w:szCs w:val="24"/>
            <w:rPrChange w:id="93" w:author="Engr.Azaz" w:date="2020-11-08T00:17:00Z">
              <w:rPr>
                <w:noProof/>
              </w:rPr>
            </w:rPrChange>
          </w:rPr>
          <w:t>)</w:t>
        </w:r>
      </w:ins>
      <w:del w:id="94" w:author="Azaz Farooq" w:date="2020-11-07T01:03:00Z">
        <w:r w:rsidR="00E1657F" w:rsidDel="004048C5">
          <w:rPr>
            <w:rFonts w:ascii="Times New Roman" w:hAnsi="Times New Roman" w:cs="Times New Roman"/>
            <w:sz w:val="24"/>
            <w:szCs w:val="24"/>
            <w:lang w:val="en-AU"/>
          </w:rPr>
          <w:fldChar w:fldCharType="begin"/>
        </w:r>
        <w:r w:rsidR="00E1657F" w:rsidDel="004048C5">
          <w:rPr>
            <w:rFonts w:ascii="Times New Roman" w:hAnsi="Times New Roman" w:cs="Times New Roman"/>
            <w:sz w:val="24"/>
            <w:szCs w:val="24"/>
            <w:lang w:val="en-AU"/>
          </w:rPr>
          <w:delInstrText xml:space="preserve"> ADDIN EN.CITE &lt;EndNote&gt;&lt;Cite&gt;&lt;Author&gt;Rao&lt;/Author&gt;&lt;Year&gt;2014&lt;/Year&gt;&lt;RecNum&gt;5&lt;/RecNum&gt;&lt;DisplayText&gt;(Rao, Prathapani, &amp;amp; Nagabhooshanam, 2014)&lt;/DisplayText&gt;&lt;record&gt;&lt;rec-number&gt;5&lt;/rec-number&gt;&lt;foreign-keys&gt;&lt;key app="EN" db-id="st9pxrsxjdsptse9ezpvpevmw9fseftz05ve" timestamp="1604681571"&gt;5&lt;/key&gt;&lt;/foreign-keys&gt;&lt;ref-type name="Journal Article"&gt;17&lt;/ref-type&gt;&lt;contributors&gt;&lt;authors&gt;&lt;author&gt;Rao, Y Raghavender&lt;/author&gt;&lt;author&gt;Prathapani, Nikhil&lt;/author&gt;&lt;author&gt;Nagabhooshanam, E&lt;/author&gt;&lt;/authors&gt;&lt;/contributors&gt;&lt;titles&gt;&lt;title&gt;Application of normalized cross correlation to image registration&lt;/title&gt;&lt;secondary-title&gt;International Journal of Research in Engineering and Technology&lt;/secondary-title&gt;&lt;/titles&gt;&lt;periodical&gt;&lt;full-title&gt;International Journal of Research in Engineering and Technology&lt;/full-title&gt;&lt;/periodical&gt;&lt;pages&gt;12-16&lt;/pages&gt;&lt;volume&gt;3&lt;/volume&gt;&lt;number&gt;5&lt;/number&gt;&lt;dates&gt;&lt;year&gt;2014&lt;/year&gt;&lt;/dates&gt;&lt;urls&gt;&lt;/urls&gt;&lt;/record&gt;&lt;/Cite&gt;&lt;/EndNote&gt;</w:delInstrText>
        </w:r>
        <w:r w:rsidR="00E1657F" w:rsidDel="004048C5">
          <w:rPr>
            <w:rFonts w:ascii="Times New Roman" w:hAnsi="Times New Roman" w:cs="Times New Roman"/>
            <w:sz w:val="24"/>
            <w:szCs w:val="24"/>
            <w:lang w:val="en-AU"/>
          </w:rPr>
          <w:fldChar w:fldCharType="separate"/>
        </w:r>
        <w:r w:rsidR="00E1657F" w:rsidDel="004048C5">
          <w:rPr>
            <w:rFonts w:ascii="Times New Roman" w:hAnsi="Times New Roman" w:cs="Times New Roman"/>
            <w:noProof/>
            <w:sz w:val="24"/>
            <w:szCs w:val="24"/>
            <w:lang w:val="en-AU"/>
          </w:rPr>
          <w:delText>(</w:delText>
        </w:r>
        <w:r w:rsidR="00E1657F" w:rsidDel="004048C5">
          <w:rPr>
            <w:rFonts w:ascii="Times New Roman" w:hAnsi="Times New Roman" w:cs="Times New Roman"/>
            <w:noProof/>
            <w:sz w:val="24"/>
            <w:szCs w:val="24"/>
            <w:lang w:val="en-AU"/>
          </w:rPr>
          <w:fldChar w:fldCharType="begin"/>
        </w:r>
        <w:r w:rsidR="00E1657F" w:rsidDel="004048C5">
          <w:rPr>
            <w:rFonts w:ascii="Times New Roman" w:hAnsi="Times New Roman" w:cs="Times New Roman"/>
            <w:noProof/>
            <w:sz w:val="24"/>
            <w:szCs w:val="24"/>
            <w:lang w:val="en-AU"/>
          </w:rPr>
          <w:delInstrText xml:space="preserve"> HYPERLINK \l "_ENREF_3" \o "Rao, 2014 #5" </w:delInstrText>
        </w:r>
        <w:r w:rsidR="00E1657F" w:rsidDel="004048C5">
          <w:rPr>
            <w:rFonts w:ascii="Times New Roman" w:hAnsi="Times New Roman" w:cs="Times New Roman"/>
            <w:noProof/>
            <w:sz w:val="24"/>
            <w:szCs w:val="24"/>
            <w:lang w:val="en-AU"/>
          </w:rPr>
          <w:fldChar w:fldCharType="separate"/>
        </w:r>
        <w:r w:rsidR="00E1657F" w:rsidDel="004048C5">
          <w:rPr>
            <w:rFonts w:ascii="Times New Roman" w:hAnsi="Times New Roman" w:cs="Times New Roman"/>
            <w:noProof/>
            <w:sz w:val="24"/>
            <w:szCs w:val="24"/>
            <w:lang w:val="en-AU"/>
          </w:rPr>
          <w:delText>Rao, Prathapani, &amp; Nagabhooshanam, 2014</w:delText>
        </w:r>
        <w:r w:rsidR="00E1657F" w:rsidDel="004048C5">
          <w:rPr>
            <w:rFonts w:ascii="Times New Roman" w:hAnsi="Times New Roman" w:cs="Times New Roman"/>
            <w:noProof/>
            <w:sz w:val="24"/>
            <w:szCs w:val="24"/>
            <w:lang w:val="en-AU"/>
          </w:rPr>
          <w:fldChar w:fldCharType="end"/>
        </w:r>
        <w:r w:rsidR="00E1657F" w:rsidDel="004048C5">
          <w:rPr>
            <w:rFonts w:ascii="Times New Roman" w:hAnsi="Times New Roman" w:cs="Times New Roman"/>
            <w:noProof/>
            <w:sz w:val="24"/>
            <w:szCs w:val="24"/>
            <w:lang w:val="en-AU"/>
          </w:rPr>
          <w:delText>)</w:delText>
        </w:r>
        <w:r w:rsidR="00E1657F" w:rsidDel="004048C5">
          <w:rPr>
            <w:rFonts w:ascii="Times New Roman" w:hAnsi="Times New Roman" w:cs="Times New Roman"/>
            <w:sz w:val="24"/>
            <w:szCs w:val="24"/>
            <w:lang w:val="en-AU"/>
          </w:rPr>
          <w:fldChar w:fldCharType="end"/>
        </w:r>
      </w:del>
      <w:del w:id="95" w:author="Azaz Farooq" w:date="2020-11-07T01:00:00Z">
        <w:r w:rsidR="00286845" w:rsidDel="0015474F">
          <w:rPr>
            <w:rFonts w:ascii="Times New Roman" w:hAnsi="Times New Roman" w:cs="Times New Roman"/>
            <w:sz w:val="24"/>
            <w:szCs w:val="24"/>
            <w:lang w:val="en-AU"/>
          </w:rPr>
          <w:fldChar w:fldCharType="begin"/>
        </w:r>
        <w:r w:rsidR="0015474F" w:rsidDel="0015474F">
          <w:rPr>
            <w:rFonts w:ascii="Times New Roman" w:hAnsi="Times New Roman" w:cs="Times New Roman"/>
            <w:sz w:val="24"/>
            <w:szCs w:val="24"/>
            <w:lang w:val="en-AU"/>
          </w:rPr>
          <w:delInstrText xml:space="preserve"> ADDIN EN.CITE &lt;EndNote&gt;&lt;Cite&gt;&lt;Author&gt;Rao&lt;/Author&gt;&lt;Year&gt;2014&lt;/Year&gt;&lt;RecNum&gt;5&lt;/RecNum&gt;&lt;DisplayText&gt;(Rao, Prathapani, &amp;amp; Nagabhooshanam, 2014)&lt;/DisplayText&gt;&lt;record&gt;&lt;rec-number&gt;5&lt;/rec-number&gt;&lt;foreign-keys&gt;&lt;key app="EN" db-id="st9pxrsxjdsptse9ezpvpevmw9fseftz05ve" timestamp="1604681571"&gt;5&lt;/key&gt;&lt;/foreign-keys&gt;&lt;ref-type name="Journal Article"&gt;17&lt;/ref-type&gt;&lt;contributors&gt;&lt;authors&gt;&lt;author&gt;Rao, Y Raghavender&lt;/author&gt;&lt;author&gt;Prathapani, Nikhil&lt;/author&gt;&lt;author&gt;Nagabhooshanam, E&lt;/author&gt;&lt;/authors&gt;&lt;/contributors&gt;&lt;titles&gt;&lt;title&gt;Application of normalized cross correlation to image registration&lt;/title&gt;&lt;secondary-title&gt;International Journal of Research in Engineering and Technology&lt;/secondary-title&gt;&lt;/titles&gt;&lt;periodical&gt;&lt;full-title&gt;International Journal of Research in Engineering and Technology&lt;/full-title&gt;&lt;/periodical&gt;&lt;pages&gt;12-16&lt;/pages&gt;&lt;volume&gt;3&lt;/volume&gt;&lt;number&gt;5&lt;/number&gt;&lt;dates&gt;&lt;year&gt;2014&lt;/year&gt;&lt;/dates&gt;&lt;urls&gt;&lt;/urls&gt;&lt;/record&gt;&lt;/Cite&gt;&lt;/EndNote&gt;</w:delInstrText>
        </w:r>
        <w:r w:rsidR="00286845" w:rsidDel="0015474F">
          <w:rPr>
            <w:rFonts w:ascii="Times New Roman" w:hAnsi="Times New Roman" w:cs="Times New Roman"/>
            <w:sz w:val="24"/>
            <w:szCs w:val="24"/>
            <w:lang w:val="en-AU"/>
          </w:rPr>
          <w:fldChar w:fldCharType="separate"/>
        </w:r>
      </w:del>
      <w:del w:id="96" w:author="Azaz Farooq" w:date="2020-11-07T00:59:00Z">
        <w:r w:rsidR="0015474F" w:rsidDel="0015474F">
          <w:rPr>
            <w:rFonts w:ascii="Times New Roman" w:hAnsi="Times New Roman" w:cs="Times New Roman"/>
            <w:noProof/>
            <w:sz w:val="24"/>
            <w:szCs w:val="24"/>
            <w:lang w:val="en-AU"/>
          </w:rPr>
          <w:delText>(</w:delText>
        </w:r>
      </w:del>
      <w:del w:id="97" w:author="Azaz Farooq" w:date="2020-11-07T01:00:00Z">
        <w:r w:rsidR="0015474F" w:rsidDel="0015474F">
          <w:rPr>
            <w:rFonts w:ascii="Times New Roman" w:hAnsi="Times New Roman" w:cs="Times New Roman"/>
            <w:noProof/>
            <w:sz w:val="24"/>
            <w:szCs w:val="24"/>
            <w:lang w:val="en-AU"/>
          </w:rPr>
          <w:fldChar w:fldCharType="begin"/>
        </w:r>
        <w:r w:rsidR="0015474F" w:rsidDel="0015474F">
          <w:rPr>
            <w:rFonts w:ascii="Times New Roman" w:hAnsi="Times New Roman" w:cs="Times New Roman"/>
            <w:noProof/>
            <w:sz w:val="24"/>
            <w:szCs w:val="24"/>
            <w:lang w:val="en-AU"/>
          </w:rPr>
          <w:delInstrText xml:space="preserve"> HYPERLINK \l "_ENREF_3" \o "Rao, 2014 #5" </w:delInstrText>
        </w:r>
        <w:r w:rsidR="0015474F" w:rsidDel="0015474F">
          <w:rPr>
            <w:rFonts w:ascii="Times New Roman" w:hAnsi="Times New Roman" w:cs="Times New Roman"/>
            <w:noProof/>
            <w:sz w:val="24"/>
            <w:szCs w:val="24"/>
            <w:lang w:val="en-AU"/>
          </w:rPr>
          <w:fldChar w:fldCharType="separate"/>
        </w:r>
        <w:r w:rsidR="0015474F" w:rsidDel="0015474F">
          <w:rPr>
            <w:rFonts w:ascii="Times New Roman" w:hAnsi="Times New Roman" w:cs="Times New Roman"/>
            <w:noProof/>
            <w:sz w:val="24"/>
            <w:szCs w:val="24"/>
            <w:lang w:val="en-AU"/>
          </w:rPr>
          <w:delText>Rao, Prathapani, &amp; Nagabhooshanam, 2014</w:delText>
        </w:r>
        <w:r w:rsidR="0015474F" w:rsidDel="0015474F">
          <w:rPr>
            <w:rFonts w:ascii="Times New Roman" w:hAnsi="Times New Roman" w:cs="Times New Roman"/>
            <w:noProof/>
            <w:sz w:val="24"/>
            <w:szCs w:val="24"/>
            <w:lang w:val="en-AU"/>
          </w:rPr>
          <w:fldChar w:fldCharType="end"/>
        </w:r>
        <w:r w:rsidR="0015474F" w:rsidDel="0015474F">
          <w:rPr>
            <w:rFonts w:ascii="Times New Roman" w:hAnsi="Times New Roman" w:cs="Times New Roman"/>
            <w:noProof/>
            <w:sz w:val="24"/>
            <w:szCs w:val="24"/>
            <w:lang w:val="en-AU"/>
          </w:rPr>
          <w:delText>)</w:delText>
        </w:r>
        <w:r w:rsidR="00286845" w:rsidDel="0015474F">
          <w:rPr>
            <w:rFonts w:ascii="Times New Roman" w:hAnsi="Times New Roman" w:cs="Times New Roman"/>
            <w:sz w:val="24"/>
            <w:szCs w:val="24"/>
            <w:lang w:val="en-AU"/>
          </w:rPr>
          <w:fldChar w:fldCharType="end"/>
        </w:r>
      </w:del>
      <w:del w:id="98" w:author="Azaz Farooq" w:date="2020-11-06T21:53:00Z">
        <w:r w:rsidRPr="00A04C74" w:rsidDel="00DF2818">
          <w:rPr>
            <w:rFonts w:ascii="Times New Roman" w:hAnsi="Times New Roman" w:cs="Times New Roman"/>
            <w:sz w:val="24"/>
            <w:szCs w:val="24"/>
            <w:vertAlign w:val="superscript"/>
            <w:lang w:val="en-AU"/>
          </w:rPr>
          <w:footnoteReference w:id="3"/>
        </w:r>
      </w:del>
      <w:r w:rsidRPr="00A04C74">
        <w:rPr>
          <w:rFonts w:ascii="Times New Roman" w:hAnsi="Times New Roman" w:cs="Times New Roman"/>
          <w:sz w:val="24"/>
          <w:szCs w:val="24"/>
          <w:lang w:val="en-AU"/>
        </w:rPr>
        <w:t xml:space="preserve"> is</w:t>
      </w:r>
      <w:ins w:id="124" w:author="Azaz Farooq" w:date="2020-11-07T17:49:00Z">
        <w:r w:rsidR="00404493">
          <w:rPr>
            <w:rFonts w:ascii="Times New Roman" w:hAnsi="Times New Roman" w:cs="Times New Roman"/>
            <w:sz w:val="24"/>
            <w:szCs w:val="24"/>
            <w:lang w:val="en-AU"/>
          </w:rPr>
          <w:t xml:space="preserve"> </w:t>
        </w:r>
      </w:ins>
      <w:del w:id="125" w:author="Azaz Farooq" w:date="2020-11-07T17:49:00Z">
        <w:r w:rsidRPr="00A04C74" w:rsidDel="00404493">
          <w:rPr>
            <w:rFonts w:ascii="Times New Roman" w:hAnsi="Times New Roman" w:cs="Times New Roman"/>
            <w:sz w:val="24"/>
            <w:szCs w:val="24"/>
            <w:lang w:val="en-AU"/>
          </w:rPr>
          <w:delText xml:space="preserve"> a </w:delText>
        </w:r>
      </w:del>
      <w:r w:rsidRPr="00A04C74">
        <w:rPr>
          <w:rFonts w:ascii="Times New Roman" w:hAnsi="Times New Roman" w:cs="Times New Roman"/>
          <w:sz w:val="24"/>
          <w:szCs w:val="24"/>
          <w:lang w:val="en-AU"/>
        </w:rPr>
        <w:t xml:space="preserve">widely used in statistical image processing as a method for image analysis. </w:t>
      </w:r>
      <w:del w:id="126" w:author="Azaz Farooq" w:date="2020-11-06T21:44:00Z">
        <w:r w:rsidRPr="00A04C74" w:rsidDel="000222D0">
          <w:rPr>
            <w:rFonts w:ascii="Times New Roman" w:hAnsi="Times New Roman" w:cs="Times New Roman"/>
            <w:sz w:val="24"/>
            <w:szCs w:val="24"/>
            <w:lang w:val="en-AU"/>
          </w:rPr>
          <w:delText xml:space="preserve">The correlation coefficient is a weighted measure of the similarity between any two data sets. </w:delText>
        </w:r>
      </w:del>
      <w:r w:rsidRPr="00A04C74">
        <w:rPr>
          <w:rFonts w:ascii="Times New Roman" w:hAnsi="Times New Roman" w:cs="Times New Roman"/>
          <w:sz w:val="24"/>
          <w:szCs w:val="24"/>
          <w:lang w:val="en-AU"/>
        </w:rPr>
        <w:t>Th</w:t>
      </w:r>
      <w:ins w:id="127" w:author="Azaz Farooq" w:date="2020-11-06T21:44:00Z">
        <w:r w:rsidR="00ED7062">
          <w:rPr>
            <w:rFonts w:ascii="Times New Roman" w:hAnsi="Times New Roman" w:cs="Times New Roman"/>
            <w:sz w:val="24"/>
            <w:szCs w:val="24"/>
            <w:lang w:val="en-AU"/>
          </w:rPr>
          <w:t>is</w:t>
        </w:r>
      </w:ins>
      <w:del w:id="128" w:author="Azaz Farooq" w:date="2020-11-06T21:44:00Z">
        <w:r w:rsidRPr="00A04C74" w:rsidDel="00ED7062">
          <w:rPr>
            <w:rFonts w:ascii="Times New Roman" w:hAnsi="Times New Roman" w:cs="Times New Roman"/>
            <w:sz w:val="24"/>
            <w:szCs w:val="24"/>
            <w:lang w:val="en-AU"/>
          </w:rPr>
          <w:delText>e</w:delText>
        </w:r>
      </w:del>
      <w:r w:rsidRPr="00A04C74">
        <w:rPr>
          <w:rFonts w:ascii="Times New Roman" w:hAnsi="Times New Roman" w:cs="Times New Roman"/>
          <w:sz w:val="24"/>
          <w:szCs w:val="24"/>
          <w:lang w:val="en-AU"/>
        </w:rPr>
        <w:t xml:space="preserve"> method is used to evaluate the degree of similarity of multidimensional signals, image patches, feature</w:t>
      </w:r>
      <w:ins w:id="129" w:author="Azaz Farooq" w:date="2020-11-07T17:49:00Z">
        <w:r w:rsidR="00153CBA">
          <w:rPr>
            <w:rFonts w:ascii="Times New Roman" w:hAnsi="Times New Roman" w:cs="Times New Roman"/>
            <w:sz w:val="24"/>
            <w:szCs w:val="24"/>
            <w:lang w:val="en-AU"/>
          </w:rPr>
          <w:t>s</w:t>
        </w:r>
      </w:ins>
      <w:r w:rsidRPr="00A04C74">
        <w:rPr>
          <w:rFonts w:ascii="Times New Roman" w:hAnsi="Times New Roman" w:cs="Times New Roman"/>
          <w:sz w:val="24"/>
          <w:szCs w:val="24"/>
          <w:lang w:val="en-AU"/>
        </w:rPr>
        <w:t xml:space="preserve"> </w:t>
      </w:r>
      <w:del w:id="130" w:author="Azaz Farooq" w:date="2020-11-07T17:50:00Z">
        <w:r w:rsidRPr="00A04C74" w:rsidDel="00244197">
          <w:rPr>
            <w:rFonts w:ascii="Times New Roman" w:hAnsi="Times New Roman" w:cs="Times New Roman"/>
            <w:sz w:val="24"/>
            <w:szCs w:val="24"/>
            <w:lang w:val="en-AU"/>
          </w:rPr>
          <w:delText xml:space="preserve">detection </w:delText>
        </w:r>
      </w:del>
      <w:ins w:id="131" w:author="Azaz Farooq" w:date="2020-11-07T17:50:00Z">
        <w:r w:rsidR="00244197">
          <w:rPr>
            <w:rFonts w:ascii="Times New Roman" w:hAnsi="Times New Roman" w:cs="Times New Roman"/>
            <w:sz w:val="24"/>
            <w:szCs w:val="24"/>
            <w:lang w:val="en-AU"/>
          </w:rPr>
          <w:t>extraction</w:t>
        </w:r>
      </w:ins>
      <w:ins w:id="132" w:author="Engr.Azaz" w:date="2020-11-07T21:42:00Z">
        <w:r w:rsidR="00CF55BC">
          <w:rPr>
            <w:rFonts w:ascii="Times New Roman" w:hAnsi="Times New Roman" w:cs="Times New Roman"/>
            <w:sz w:val="24"/>
            <w:szCs w:val="24"/>
            <w:lang w:val="en-AU"/>
          </w:rPr>
          <w:t>,</w:t>
        </w:r>
      </w:ins>
      <w:ins w:id="133" w:author="Azaz Farooq" w:date="2020-11-07T17:50:00Z">
        <w:r w:rsidR="00244197" w:rsidRPr="00A04C74">
          <w:rPr>
            <w:rFonts w:ascii="Times New Roman" w:hAnsi="Times New Roman" w:cs="Times New Roman"/>
            <w:sz w:val="24"/>
            <w:szCs w:val="24"/>
            <w:lang w:val="en-AU"/>
          </w:rPr>
          <w:t xml:space="preserve"> </w:t>
        </w:r>
      </w:ins>
      <w:r w:rsidRPr="00A04C74">
        <w:rPr>
          <w:rFonts w:ascii="Times New Roman" w:hAnsi="Times New Roman" w:cs="Times New Roman"/>
          <w:sz w:val="24"/>
          <w:szCs w:val="24"/>
          <w:lang w:val="en-AU"/>
        </w:rPr>
        <w:t xml:space="preserve">and pattern matching. Based on simple convolution, calculation of the correlation coefficient is a computationally </w:t>
      </w:r>
      <w:r w:rsidR="003D40FA">
        <w:rPr>
          <w:rFonts w:ascii="Times New Roman" w:hAnsi="Times New Roman" w:cs="Times New Roman"/>
          <w:sz w:val="24"/>
          <w:szCs w:val="24"/>
          <w:lang w:val="en-AU"/>
        </w:rPr>
        <w:t>direct</w:t>
      </w:r>
      <w:ins w:id="134" w:author="Azaz Farooq" w:date="2020-11-06T11:32:00Z">
        <w:r w:rsidR="00121DDD">
          <w:rPr>
            <w:rFonts w:ascii="Times New Roman" w:hAnsi="Times New Roman" w:cs="Times New Roman"/>
            <w:sz w:val="24"/>
            <w:szCs w:val="24"/>
            <w:lang w:val="en-AU"/>
          </w:rPr>
          <w:t xml:space="preserve"> </w:t>
        </w:r>
      </w:ins>
      <w:del w:id="135" w:author="Azaz Farooq" w:date="2020-11-06T11:32:00Z">
        <w:r w:rsidRPr="00A04C74" w:rsidDel="00343983">
          <w:rPr>
            <w:rFonts w:ascii="Times New Roman" w:hAnsi="Times New Roman" w:cs="Times New Roman"/>
            <w:sz w:val="24"/>
            <w:szCs w:val="24"/>
            <w:lang w:val="en-AU"/>
          </w:rPr>
          <w:delText xml:space="preserve"> </w:delText>
        </w:r>
      </w:del>
      <w:r w:rsidRPr="00A04C74">
        <w:rPr>
          <w:rFonts w:ascii="Times New Roman" w:hAnsi="Times New Roman" w:cs="Times New Roman"/>
          <w:sz w:val="24"/>
          <w:szCs w:val="24"/>
          <w:lang w:val="en-AU"/>
        </w:rPr>
        <w:t xml:space="preserve">method that benefits from Fourier transformations that can reduce </w:t>
      </w:r>
      <w:ins w:id="136" w:author="Engr.Azaz" w:date="2020-11-07T21:42:00Z">
        <w:r w:rsidR="00CF55BC">
          <w:rPr>
            <w:rFonts w:ascii="Times New Roman" w:hAnsi="Times New Roman" w:cs="Times New Roman"/>
            <w:sz w:val="24"/>
            <w:szCs w:val="24"/>
            <w:lang w:val="en-AU"/>
          </w:rPr>
          <w:t xml:space="preserve">the </w:t>
        </w:r>
      </w:ins>
      <w:r w:rsidRPr="00A04C74">
        <w:rPr>
          <w:rFonts w:ascii="Times New Roman" w:hAnsi="Times New Roman" w:cs="Times New Roman"/>
          <w:sz w:val="24"/>
          <w:szCs w:val="24"/>
          <w:lang w:val="en-AU"/>
        </w:rPr>
        <w:t>time complexity of operations. Further</w:t>
      </w:r>
      <w:ins w:id="137" w:author="Engr.Azaz" w:date="2020-11-07T21:42:00Z">
        <w:r w:rsidR="00CF55BC">
          <w:rPr>
            <w:rFonts w:ascii="Times New Roman" w:hAnsi="Times New Roman" w:cs="Times New Roman"/>
            <w:sz w:val="24"/>
            <w:szCs w:val="24"/>
            <w:lang w:val="en-AU"/>
          </w:rPr>
          <w:t>,</w:t>
        </w:r>
      </w:ins>
      <w:r w:rsidRPr="00A04C74">
        <w:rPr>
          <w:rFonts w:ascii="Times New Roman" w:hAnsi="Times New Roman" w:cs="Times New Roman"/>
          <w:sz w:val="24"/>
          <w:szCs w:val="24"/>
          <w:lang w:val="en-AU"/>
        </w:rPr>
        <w:t xml:space="preserve"> it may be implemented across </w:t>
      </w:r>
      <w:del w:id="138" w:author="Azaz Farooq" w:date="2020-11-07T17:57:00Z">
        <w:r w:rsidRPr="00A04C74" w:rsidDel="007351F4">
          <w:rPr>
            <w:rFonts w:ascii="Times New Roman" w:hAnsi="Times New Roman" w:cs="Times New Roman"/>
            <w:sz w:val="24"/>
            <w:szCs w:val="24"/>
            <w:lang w:val="en-AU"/>
          </w:rPr>
          <w:delText xml:space="preserve">unrelated </w:delText>
        </w:r>
      </w:del>
      <w:ins w:id="139" w:author="Azaz Farooq" w:date="2020-11-07T17:57:00Z">
        <w:r w:rsidR="007351F4">
          <w:rPr>
            <w:rFonts w:ascii="Times New Roman" w:hAnsi="Times New Roman" w:cs="Times New Roman"/>
            <w:sz w:val="24"/>
            <w:szCs w:val="24"/>
            <w:lang w:val="en-AU"/>
          </w:rPr>
          <w:t>separate</w:t>
        </w:r>
        <w:r w:rsidR="007351F4" w:rsidRPr="00A04C74">
          <w:rPr>
            <w:rFonts w:ascii="Times New Roman" w:hAnsi="Times New Roman" w:cs="Times New Roman"/>
            <w:sz w:val="24"/>
            <w:szCs w:val="24"/>
            <w:lang w:val="en-AU"/>
          </w:rPr>
          <w:t xml:space="preserve"> </w:t>
        </w:r>
      </w:ins>
      <w:r w:rsidRPr="00A04C74">
        <w:rPr>
          <w:rFonts w:ascii="Times New Roman" w:hAnsi="Times New Roman" w:cs="Times New Roman"/>
          <w:sz w:val="24"/>
          <w:szCs w:val="24"/>
          <w:lang w:val="en-AU"/>
        </w:rPr>
        <w:t>data sets to find an unbiased measure of similarity.</w:t>
      </w:r>
      <w:ins w:id="140" w:author="Azaz Farooq" w:date="2020-11-06T21:44:00Z">
        <w:r w:rsidR="008813B8">
          <w:rPr>
            <w:rFonts w:ascii="Times New Roman" w:hAnsi="Times New Roman" w:cs="Times New Roman"/>
            <w:sz w:val="24"/>
            <w:szCs w:val="24"/>
            <w:lang w:val="en-AU"/>
          </w:rPr>
          <w:t xml:space="preserve"> </w:t>
        </w:r>
      </w:ins>
      <w:ins w:id="141" w:author="Azaz Farooq" w:date="2020-11-07T17:55:00Z">
        <w:r w:rsidR="00B86E10" w:rsidRPr="00B86E10">
          <w:rPr>
            <w:rFonts w:ascii="Times New Roman" w:hAnsi="Times New Roman" w:cs="Times New Roman"/>
            <w:sz w:val="24"/>
            <w:szCs w:val="24"/>
            <w:lang w:val="en-AU"/>
          </w:rPr>
          <w:t xml:space="preserve">Cross-correlation is often combined with other image manipulation methods such as filtering to improve the resolution of the correlation coefficients. </w:t>
        </w:r>
      </w:ins>
    </w:p>
    <w:p w14:paraId="5464D88B" w14:textId="77777777" w:rsidR="00A04C74" w:rsidRPr="005032DB" w:rsidDel="006B507A" w:rsidRDefault="00A04C74">
      <w:pPr>
        <w:pStyle w:val="Heading2"/>
        <w:spacing w:line="360" w:lineRule="auto"/>
        <w:rPr>
          <w:del w:id="142" w:author="Azaz Farooq" w:date="2020-11-06T11:58:00Z"/>
          <w:rFonts w:ascii="Times New Roman" w:hAnsi="Times New Roman" w:cs="Times New Roman"/>
          <w:sz w:val="22"/>
          <w:szCs w:val="22"/>
          <w:rPrChange w:id="143" w:author="Azaz Farooq" w:date="2020-11-07T19:46:00Z">
            <w:rPr>
              <w:del w:id="144" w:author="Azaz Farooq" w:date="2020-11-06T11:58:00Z"/>
              <w:rFonts w:ascii="Times New Roman" w:hAnsi="Times New Roman" w:cs="Times New Roman"/>
              <w:sz w:val="24"/>
              <w:szCs w:val="24"/>
              <w:lang w:val="en-AU"/>
            </w:rPr>
          </w:rPrChange>
        </w:rPr>
        <w:pPrChange w:id="145" w:author="Azaz Farooq" w:date="2020-11-07T19:45:00Z">
          <w:pPr>
            <w:spacing w:line="360" w:lineRule="auto"/>
            <w:ind w:firstLine="720"/>
            <w:jc w:val="both"/>
          </w:pPr>
        </w:pPrChange>
      </w:pPr>
      <w:del w:id="146" w:author="Azaz Farooq" w:date="2020-11-06T21:44:00Z">
        <w:r w:rsidRPr="005032DB" w:rsidDel="008813B8">
          <w:rPr>
            <w:rFonts w:ascii="Times New Roman" w:hAnsi="Times New Roman" w:cs="Times New Roman"/>
            <w:lang w:val="en-AU"/>
            <w:rPrChange w:id="147" w:author="Azaz Farooq" w:date="2020-11-07T19:46:00Z">
              <w:rPr>
                <w:lang w:val="en-AU"/>
              </w:rPr>
            </w:rPrChange>
          </w:rPr>
          <w:delText xml:space="preserve"> Cross-correlation is often combined with other image manipulation methods such as filtering to improve the resolution of the correlation coefficients.</w:delText>
        </w:r>
      </w:del>
      <w:del w:id="148" w:author="Azaz Farooq" w:date="2020-11-06T11:58:00Z">
        <w:r w:rsidRPr="005032DB" w:rsidDel="006B507A">
          <w:rPr>
            <w:rFonts w:ascii="Times New Roman" w:hAnsi="Times New Roman" w:cs="Times New Roman"/>
            <w:lang w:val="en-AU"/>
            <w:rPrChange w:id="149" w:author="Azaz Farooq" w:date="2020-11-07T19:46:00Z">
              <w:rPr>
                <w:lang w:val="en-AU"/>
              </w:rPr>
            </w:rPrChange>
          </w:rPr>
          <w:delText xml:space="preserve"> </w:delText>
        </w:r>
      </w:del>
    </w:p>
    <w:p w14:paraId="3BD423DD" w14:textId="77777777" w:rsidR="00A04C74" w:rsidRPr="005032DB" w:rsidDel="00B86E10" w:rsidRDefault="00A04C74">
      <w:pPr>
        <w:pStyle w:val="Heading2"/>
        <w:spacing w:line="360" w:lineRule="auto"/>
        <w:rPr>
          <w:del w:id="150" w:author="Azaz Farooq" w:date="2020-11-07T17:55:00Z"/>
          <w:rFonts w:ascii="Times New Roman" w:hAnsi="Times New Roman" w:cs="Times New Roman"/>
          <w:lang w:val="en-AU"/>
          <w:rPrChange w:id="151" w:author="Azaz Farooq" w:date="2020-11-07T19:46:00Z">
            <w:rPr>
              <w:del w:id="152" w:author="Azaz Farooq" w:date="2020-11-07T17:55:00Z"/>
              <w:lang w:val="en-AU"/>
            </w:rPr>
          </w:rPrChange>
        </w:rPr>
        <w:pPrChange w:id="153" w:author="Azaz Farooq" w:date="2020-11-07T19:45:00Z">
          <w:pPr>
            <w:spacing w:line="360" w:lineRule="auto"/>
            <w:jc w:val="both"/>
          </w:pPr>
        </w:pPrChange>
      </w:pPr>
      <w:del w:id="154" w:author="Azaz Farooq" w:date="2020-11-07T17:55:00Z">
        <w:r w:rsidRPr="005032DB" w:rsidDel="00B86E10">
          <w:rPr>
            <w:rFonts w:ascii="Times New Roman" w:hAnsi="Times New Roman" w:cs="Times New Roman"/>
            <w:lang w:val="en-AU"/>
            <w:rPrChange w:id="155" w:author="Azaz Farooq" w:date="2020-11-07T19:46:00Z">
              <w:rPr>
                <w:lang w:val="en-AU"/>
              </w:rPr>
            </w:rPrChange>
          </w:rPr>
          <w:delText xml:space="preserve">Digital imaging techniques also rely heavily on cross-correlation procedures, but these methods are not covered in the chapter. </w:delText>
        </w:r>
      </w:del>
    </w:p>
    <w:p w14:paraId="5470B2A5" w14:textId="77777777" w:rsidR="00A04C74" w:rsidRPr="005032DB" w:rsidRDefault="0095796F">
      <w:pPr>
        <w:pStyle w:val="Heading2"/>
        <w:spacing w:line="360" w:lineRule="auto"/>
        <w:ind w:left="720"/>
        <w:rPr>
          <w:rFonts w:ascii="Times New Roman" w:hAnsi="Times New Roman" w:cs="Times New Roman"/>
          <w:color w:val="auto"/>
          <w:lang w:val="en-AU"/>
          <w:rPrChange w:id="156" w:author="Azaz Farooq" w:date="2020-11-07T19:46:00Z">
            <w:rPr>
              <w:lang w:val="en-AU"/>
            </w:rPr>
          </w:rPrChange>
        </w:rPr>
      </w:pPr>
      <w:r w:rsidRPr="005032DB">
        <w:rPr>
          <w:rFonts w:ascii="Times New Roman" w:hAnsi="Times New Roman" w:cs="Times New Roman"/>
          <w:color w:val="auto"/>
          <w:lang w:val="en-AU"/>
          <w:rPrChange w:id="157" w:author="Azaz Farooq" w:date="2020-11-07T19:46:00Z">
            <w:rPr>
              <w:lang w:val="en-AU"/>
            </w:rPr>
          </w:rPrChange>
        </w:rPr>
        <w:t>1.3</w:t>
      </w:r>
      <w:r w:rsidR="00A04C74" w:rsidRPr="005032DB">
        <w:rPr>
          <w:rFonts w:ascii="Times New Roman" w:hAnsi="Times New Roman" w:cs="Times New Roman"/>
          <w:color w:val="auto"/>
          <w:lang w:val="en-AU"/>
          <w:rPrChange w:id="158" w:author="Azaz Farooq" w:date="2020-11-07T19:46:00Z">
            <w:rPr>
              <w:lang w:val="en-AU"/>
            </w:rPr>
          </w:rPrChange>
        </w:rPr>
        <w:t xml:space="preserve"> Experiment: Patterns in Stereovision      </w:t>
      </w:r>
    </w:p>
    <w:p w14:paraId="02824A39" w14:textId="4467FEC3" w:rsidR="00A04C74" w:rsidRPr="00A04C74" w:rsidRDefault="00A04C74">
      <w:pPr>
        <w:spacing w:after="0" w:line="360" w:lineRule="auto"/>
        <w:jc w:val="both"/>
        <w:rPr>
          <w:rFonts w:ascii="Times New Roman" w:hAnsi="Times New Roman" w:cs="Times New Roman"/>
          <w:sz w:val="24"/>
          <w:szCs w:val="24"/>
          <w:lang w:val="en-AU"/>
        </w:rPr>
        <w:pPrChange w:id="159" w:author="Azaz Farooq" w:date="2020-11-07T20:24:00Z">
          <w:pPr>
            <w:spacing w:line="360" w:lineRule="auto"/>
            <w:ind w:firstLine="720"/>
            <w:jc w:val="both"/>
          </w:pPr>
        </w:pPrChange>
      </w:pPr>
      <w:del w:id="160" w:author="Engr.Azaz" w:date="2020-11-07T21:42:00Z">
        <w:r w:rsidRPr="00A04C74" w:rsidDel="00CF55BC">
          <w:rPr>
            <w:rFonts w:ascii="Times New Roman" w:hAnsi="Times New Roman" w:cs="Times New Roman"/>
            <w:sz w:val="24"/>
            <w:szCs w:val="24"/>
            <w:lang w:val="en-AU"/>
          </w:rPr>
          <w:delText xml:space="preserve">A </w:delText>
        </w:r>
      </w:del>
      <w:ins w:id="161" w:author="Engr.Azaz" w:date="2020-11-07T21:42:00Z">
        <w:r w:rsidR="00CF55BC">
          <w:rPr>
            <w:rFonts w:ascii="Times New Roman" w:hAnsi="Times New Roman" w:cs="Times New Roman"/>
            <w:sz w:val="24"/>
            <w:szCs w:val="24"/>
            <w:lang w:val="en-AU"/>
          </w:rPr>
          <w:t>The</w:t>
        </w:r>
        <w:r w:rsidR="00CF55BC" w:rsidRPr="00A04C74">
          <w:rPr>
            <w:rFonts w:ascii="Times New Roman" w:hAnsi="Times New Roman" w:cs="Times New Roman"/>
            <w:sz w:val="24"/>
            <w:szCs w:val="24"/>
            <w:lang w:val="en-AU"/>
          </w:rPr>
          <w:t xml:space="preserve"> </w:t>
        </w:r>
      </w:ins>
      <w:r w:rsidRPr="00A04C74">
        <w:rPr>
          <w:rFonts w:ascii="Times New Roman" w:hAnsi="Times New Roman" w:cs="Times New Roman"/>
          <w:sz w:val="24"/>
          <w:szCs w:val="24"/>
          <w:lang w:val="en-AU"/>
        </w:rPr>
        <w:t>second set of experiments</w:t>
      </w:r>
      <w:ins w:id="162" w:author="Azaz Farooq" w:date="2020-11-07T17:59:00Z">
        <w:r w:rsidR="00E0432B">
          <w:rPr>
            <w:rFonts w:ascii="Times New Roman" w:hAnsi="Times New Roman" w:cs="Times New Roman"/>
            <w:sz w:val="24"/>
            <w:szCs w:val="24"/>
            <w:lang w:val="en-AU"/>
          </w:rPr>
          <w:t xml:space="preserve"> are to</w:t>
        </w:r>
      </w:ins>
      <w:r w:rsidRPr="00A04C74">
        <w:rPr>
          <w:rFonts w:ascii="Times New Roman" w:hAnsi="Times New Roman" w:cs="Times New Roman"/>
          <w:sz w:val="24"/>
          <w:szCs w:val="24"/>
          <w:lang w:val="en-AU"/>
        </w:rPr>
        <w:t xml:space="preserve"> investigate the parallax nature of </w:t>
      </w:r>
      <w:del w:id="163" w:author="Azaz Farooq" w:date="2020-11-07T18:00:00Z">
        <w:r w:rsidRPr="00A04C74" w:rsidDel="0012071A">
          <w:rPr>
            <w:rFonts w:ascii="Times New Roman" w:hAnsi="Times New Roman" w:cs="Times New Roman"/>
            <w:sz w:val="24"/>
            <w:szCs w:val="24"/>
            <w:lang w:val="en-AU"/>
          </w:rPr>
          <w:delText xml:space="preserve">captured </w:delText>
        </w:r>
      </w:del>
      <w:ins w:id="164" w:author="Azaz Farooq" w:date="2020-11-07T18:00:00Z">
        <w:r w:rsidR="0012071A">
          <w:rPr>
            <w:rFonts w:ascii="Times New Roman" w:hAnsi="Times New Roman" w:cs="Times New Roman"/>
            <w:sz w:val="24"/>
            <w:szCs w:val="24"/>
            <w:lang w:val="en-AU"/>
          </w:rPr>
          <w:t>recorded</w:t>
        </w:r>
        <w:r w:rsidR="0012071A" w:rsidRPr="00A04C74">
          <w:rPr>
            <w:rFonts w:ascii="Times New Roman" w:hAnsi="Times New Roman" w:cs="Times New Roman"/>
            <w:sz w:val="24"/>
            <w:szCs w:val="24"/>
            <w:lang w:val="en-AU"/>
          </w:rPr>
          <w:t xml:space="preserve"> </w:t>
        </w:r>
      </w:ins>
      <w:del w:id="165" w:author="Engr.Azaz" w:date="2020-11-07T21:42:00Z">
        <w:r w:rsidRPr="00A04C74" w:rsidDel="00CF55BC">
          <w:rPr>
            <w:rFonts w:ascii="Times New Roman" w:hAnsi="Times New Roman" w:cs="Times New Roman"/>
            <w:sz w:val="24"/>
            <w:szCs w:val="24"/>
            <w:lang w:val="en-AU"/>
          </w:rPr>
          <w:delText xml:space="preserve">real </w:delText>
        </w:r>
      </w:del>
      <w:ins w:id="166" w:author="Engr.Azaz" w:date="2020-11-07T21:42:00Z">
        <w:r w:rsidR="00CF55BC" w:rsidRPr="00A04C74">
          <w:rPr>
            <w:rFonts w:ascii="Times New Roman" w:hAnsi="Times New Roman" w:cs="Times New Roman"/>
            <w:sz w:val="24"/>
            <w:szCs w:val="24"/>
            <w:lang w:val="en-AU"/>
          </w:rPr>
          <w:t>real</w:t>
        </w:r>
        <w:r w:rsidR="00CF55BC">
          <w:rPr>
            <w:rFonts w:ascii="Times New Roman" w:hAnsi="Times New Roman" w:cs="Times New Roman"/>
            <w:sz w:val="24"/>
            <w:szCs w:val="24"/>
            <w:lang w:val="en-AU"/>
          </w:rPr>
          <w:t>-</w:t>
        </w:r>
      </w:ins>
      <w:r w:rsidRPr="00A04C74">
        <w:rPr>
          <w:rFonts w:ascii="Times New Roman" w:hAnsi="Times New Roman" w:cs="Times New Roman"/>
          <w:sz w:val="24"/>
          <w:szCs w:val="24"/>
          <w:lang w:val="en-AU"/>
        </w:rPr>
        <w:t xml:space="preserve">world images when </w:t>
      </w:r>
      <w:del w:id="167" w:author="Engr.Azaz" w:date="2020-11-07T21:42:00Z">
        <w:r w:rsidRPr="00A04C74" w:rsidDel="00CF55BC">
          <w:rPr>
            <w:rFonts w:ascii="Times New Roman" w:hAnsi="Times New Roman" w:cs="Times New Roman"/>
            <w:sz w:val="24"/>
            <w:szCs w:val="24"/>
            <w:lang w:val="en-AU"/>
          </w:rPr>
          <w:delText>digitised</w:delText>
        </w:r>
      </w:del>
      <w:ins w:id="168" w:author="Engr.Azaz" w:date="2020-11-07T21:42:00Z">
        <w:r w:rsidR="00CF55BC" w:rsidRPr="00A04C74">
          <w:rPr>
            <w:rFonts w:ascii="Times New Roman" w:hAnsi="Times New Roman" w:cs="Times New Roman"/>
            <w:sz w:val="24"/>
            <w:szCs w:val="24"/>
            <w:lang w:val="en-AU"/>
          </w:rPr>
          <w:t>digiti</w:t>
        </w:r>
        <w:r w:rsidR="00CF55BC">
          <w:rPr>
            <w:rFonts w:ascii="Times New Roman" w:hAnsi="Times New Roman" w:cs="Times New Roman"/>
            <w:sz w:val="24"/>
            <w:szCs w:val="24"/>
            <w:lang w:val="en-AU"/>
          </w:rPr>
          <w:t>z</w:t>
        </w:r>
        <w:r w:rsidR="00CF55BC" w:rsidRPr="00A04C74">
          <w:rPr>
            <w:rFonts w:ascii="Times New Roman" w:hAnsi="Times New Roman" w:cs="Times New Roman"/>
            <w:sz w:val="24"/>
            <w:szCs w:val="24"/>
            <w:lang w:val="en-AU"/>
          </w:rPr>
          <w:t>ed</w:t>
        </w:r>
      </w:ins>
      <w:r w:rsidRPr="00A04C74">
        <w:rPr>
          <w:rFonts w:ascii="Times New Roman" w:hAnsi="Times New Roman" w:cs="Times New Roman"/>
          <w:sz w:val="24"/>
          <w:szCs w:val="24"/>
          <w:lang w:val="en-AU"/>
        </w:rPr>
        <w:t>. A depth map is a 3D reconstruction of an image from the binocular disparity map of a set of images, or in some advanced implementations</w:t>
      </w:r>
      <w:ins w:id="169" w:author="Azaz Farooq" w:date="2020-11-07T18:01:00Z">
        <w:r w:rsidR="0060443F">
          <w:rPr>
            <w:rFonts w:ascii="Times New Roman" w:hAnsi="Times New Roman" w:cs="Times New Roman"/>
            <w:sz w:val="24"/>
            <w:szCs w:val="24"/>
            <w:lang w:val="en-AU"/>
          </w:rPr>
          <w:t>;</w:t>
        </w:r>
      </w:ins>
      <w:del w:id="170" w:author="Azaz Farooq" w:date="2020-11-07T18:00:00Z">
        <w:r w:rsidRPr="00A04C74" w:rsidDel="0060443F">
          <w:rPr>
            <w:rFonts w:ascii="Times New Roman" w:hAnsi="Times New Roman" w:cs="Times New Roman"/>
            <w:sz w:val="24"/>
            <w:szCs w:val="24"/>
            <w:lang w:val="en-AU"/>
          </w:rPr>
          <w:delText>, a</w:delText>
        </w:r>
      </w:del>
      <w:r w:rsidRPr="00A04C74">
        <w:rPr>
          <w:rFonts w:ascii="Times New Roman" w:hAnsi="Times New Roman" w:cs="Times New Roman"/>
          <w:sz w:val="24"/>
          <w:szCs w:val="24"/>
          <w:lang w:val="en-AU"/>
        </w:rPr>
        <w:t xml:space="preserve"> </w:t>
      </w:r>
      <w:ins w:id="171" w:author="Engr.Azaz" w:date="2020-11-07T21:42:00Z">
        <w:r w:rsidR="00CF55BC">
          <w:rPr>
            <w:rFonts w:ascii="Times New Roman" w:hAnsi="Times New Roman" w:cs="Times New Roman"/>
            <w:sz w:val="24"/>
            <w:szCs w:val="24"/>
            <w:lang w:val="en-AU"/>
          </w:rPr>
          <w:t xml:space="preserve">a </w:t>
        </w:r>
      </w:ins>
      <w:r w:rsidRPr="00A04C74">
        <w:rPr>
          <w:rFonts w:ascii="Times New Roman" w:hAnsi="Times New Roman" w:cs="Times New Roman"/>
          <w:sz w:val="24"/>
          <w:szCs w:val="24"/>
          <w:lang w:val="en-AU"/>
        </w:rPr>
        <w:t xml:space="preserve">monocular disparity map. </w:t>
      </w:r>
      <w:del w:id="172" w:author="Engr.Azaz" w:date="2020-11-07T21:42:00Z">
        <w:r w:rsidRPr="00A04C74" w:rsidDel="00CF55BC">
          <w:rPr>
            <w:rFonts w:ascii="Times New Roman" w:hAnsi="Times New Roman" w:cs="Times New Roman"/>
            <w:sz w:val="24"/>
            <w:szCs w:val="24"/>
            <w:lang w:val="en-AU"/>
          </w:rPr>
          <w:delText xml:space="preserve">Real </w:delText>
        </w:r>
      </w:del>
      <w:ins w:id="173" w:author="Engr.Azaz" w:date="2020-11-07T21:42:00Z">
        <w:r w:rsidR="00CF55BC" w:rsidRPr="00A04C74">
          <w:rPr>
            <w:rFonts w:ascii="Times New Roman" w:hAnsi="Times New Roman" w:cs="Times New Roman"/>
            <w:sz w:val="24"/>
            <w:szCs w:val="24"/>
            <w:lang w:val="en-AU"/>
          </w:rPr>
          <w:t>Real</w:t>
        </w:r>
        <w:r w:rsidR="00CF55BC">
          <w:rPr>
            <w:rFonts w:ascii="Times New Roman" w:hAnsi="Times New Roman" w:cs="Times New Roman"/>
            <w:sz w:val="24"/>
            <w:szCs w:val="24"/>
            <w:lang w:val="en-AU"/>
          </w:rPr>
          <w:t>-</w:t>
        </w:r>
      </w:ins>
      <w:r w:rsidRPr="00A04C74">
        <w:rPr>
          <w:rFonts w:ascii="Times New Roman" w:hAnsi="Times New Roman" w:cs="Times New Roman"/>
          <w:sz w:val="24"/>
          <w:szCs w:val="24"/>
          <w:lang w:val="en-AU"/>
        </w:rPr>
        <w:t xml:space="preserve">world intensity and position </w:t>
      </w:r>
      <w:del w:id="174" w:author="Engr.Azaz" w:date="2020-11-07T21:42:00Z">
        <w:r w:rsidRPr="00A04C74" w:rsidDel="00CF55BC">
          <w:rPr>
            <w:rFonts w:ascii="Times New Roman" w:hAnsi="Times New Roman" w:cs="Times New Roman"/>
            <w:sz w:val="24"/>
            <w:szCs w:val="24"/>
            <w:lang w:val="en-AU"/>
          </w:rPr>
          <w:delText xml:space="preserve">is </w:delText>
        </w:r>
      </w:del>
      <w:ins w:id="175" w:author="Engr.Azaz" w:date="2020-11-07T21:42:00Z">
        <w:r w:rsidR="00CF55BC">
          <w:rPr>
            <w:rFonts w:ascii="Times New Roman" w:hAnsi="Times New Roman" w:cs="Times New Roman"/>
            <w:sz w:val="24"/>
            <w:szCs w:val="24"/>
            <w:lang w:val="en-AU"/>
          </w:rPr>
          <w:t>are</w:t>
        </w:r>
        <w:r w:rsidR="00CF55BC" w:rsidRPr="00A04C74">
          <w:rPr>
            <w:rFonts w:ascii="Times New Roman" w:hAnsi="Times New Roman" w:cs="Times New Roman"/>
            <w:sz w:val="24"/>
            <w:szCs w:val="24"/>
            <w:lang w:val="en-AU"/>
          </w:rPr>
          <w:t xml:space="preserve"> </w:t>
        </w:r>
      </w:ins>
      <w:r w:rsidRPr="00A04C74">
        <w:rPr>
          <w:rFonts w:ascii="Times New Roman" w:hAnsi="Times New Roman" w:cs="Times New Roman"/>
          <w:sz w:val="24"/>
          <w:szCs w:val="24"/>
          <w:lang w:val="en-AU"/>
        </w:rPr>
        <w:t>approximated from the perspective projection using distance calculations to pixel coordinates.</w:t>
      </w:r>
    </w:p>
    <w:p w14:paraId="5B661DDC" w14:textId="77777777" w:rsidR="00A04C74" w:rsidRPr="004151FE" w:rsidRDefault="007B5CAB">
      <w:pPr>
        <w:pStyle w:val="Heading2"/>
        <w:spacing w:line="360" w:lineRule="auto"/>
        <w:ind w:left="720"/>
        <w:rPr>
          <w:rFonts w:ascii="Times New Roman" w:hAnsi="Times New Roman" w:cs="Times New Roman"/>
          <w:color w:val="auto"/>
          <w:lang w:val="en-AU"/>
          <w:rPrChange w:id="176" w:author="Azaz Farooq" w:date="2020-11-07T19:46:00Z">
            <w:rPr>
              <w:lang w:val="en-AU"/>
            </w:rPr>
          </w:rPrChange>
        </w:rPr>
      </w:pPr>
      <w:r w:rsidRPr="004151FE">
        <w:rPr>
          <w:rFonts w:ascii="Times New Roman" w:hAnsi="Times New Roman" w:cs="Times New Roman"/>
          <w:color w:val="auto"/>
          <w:lang w:val="en-AU"/>
          <w:rPrChange w:id="177" w:author="Azaz Farooq" w:date="2020-11-07T19:46:00Z">
            <w:rPr>
              <w:lang w:val="en-AU"/>
            </w:rPr>
          </w:rPrChange>
        </w:rPr>
        <w:t xml:space="preserve">1.4 </w:t>
      </w:r>
      <w:r w:rsidR="00A04C74" w:rsidRPr="004151FE">
        <w:rPr>
          <w:rFonts w:ascii="Times New Roman" w:hAnsi="Times New Roman" w:cs="Times New Roman"/>
          <w:color w:val="auto"/>
          <w:lang w:val="en-AU"/>
          <w:rPrChange w:id="178" w:author="Azaz Farooq" w:date="2020-11-07T19:46:00Z">
            <w:rPr>
              <w:lang w:val="en-AU"/>
            </w:rPr>
          </w:rPrChange>
        </w:rPr>
        <w:t xml:space="preserve">Application: Moth-eye SEM image </w:t>
      </w:r>
      <w:r w:rsidR="00294BD1" w:rsidRPr="004151FE">
        <w:rPr>
          <w:rFonts w:ascii="Times New Roman" w:hAnsi="Times New Roman" w:cs="Times New Roman"/>
          <w:color w:val="auto"/>
          <w:lang w:val="en-AU"/>
          <w:rPrChange w:id="179" w:author="Azaz Farooq" w:date="2020-11-07T19:46:00Z">
            <w:rPr>
              <w:lang w:val="en-AU"/>
            </w:rPr>
          </w:rPrChange>
        </w:rPr>
        <w:t>analysis</w:t>
      </w:r>
    </w:p>
    <w:p w14:paraId="779460C1" w14:textId="66B63738" w:rsidR="00A04C74" w:rsidRPr="00A04C74" w:rsidRDefault="00A04C74">
      <w:pPr>
        <w:spacing w:after="0" w:line="360" w:lineRule="auto"/>
        <w:jc w:val="both"/>
        <w:rPr>
          <w:rFonts w:ascii="Times New Roman" w:hAnsi="Times New Roman" w:cs="Times New Roman"/>
          <w:sz w:val="24"/>
          <w:szCs w:val="24"/>
          <w:lang w:val="en-AU"/>
        </w:rPr>
        <w:pPrChange w:id="180" w:author="Azaz Farooq" w:date="2020-11-07T18:08:00Z">
          <w:pPr>
            <w:spacing w:line="360" w:lineRule="auto"/>
            <w:ind w:firstLine="720"/>
            <w:jc w:val="both"/>
          </w:pPr>
        </w:pPrChange>
      </w:pPr>
      <w:del w:id="181" w:author="Azaz Farooq" w:date="2020-11-07T18:02:00Z">
        <w:r w:rsidRPr="00A04C74" w:rsidDel="00845CFB">
          <w:rPr>
            <w:rFonts w:ascii="Times New Roman" w:hAnsi="Times New Roman" w:cs="Times New Roman"/>
            <w:sz w:val="24"/>
            <w:szCs w:val="24"/>
            <w:lang w:val="en-AU"/>
          </w:rPr>
          <w:delText>Ultimately</w:delText>
        </w:r>
      </w:del>
      <w:ins w:id="182" w:author="Azaz Farooq" w:date="2020-11-07T18:02:00Z">
        <w:r w:rsidR="00845CFB">
          <w:rPr>
            <w:rFonts w:ascii="Times New Roman" w:hAnsi="Times New Roman" w:cs="Times New Roman"/>
            <w:sz w:val="24"/>
            <w:szCs w:val="24"/>
            <w:lang w:val="en-AU"/>
          </w:rPr>
          <w:t>Eventually</w:t>
        </w:r>
      </w:ins>
      <w:r w:rsidRPr="00A04C74">
        <w:rPr>
          <w:rFonts w:ascii="Times New Roman" w:hAnsi="Times New Roman" w:cs="Times New Roman"/>
          <w:sz w:val="24"/>
          <w:szCs w:val="24"/>
          <w:lang w:val="en-AU"/>
        </w:rPr>
        <w:t>, t</w:t>
      </w:r>
      <w:r w:rsidR="00464E32">
        <w:rPr>
          <w:rFonts w:ascii="Times New Roman" w:hAnsi="Times New Roman" w:cs="Times New Roman"/>
          <w:sz w:val="24"/>
          <w:szCs w:val="24"/>
          <w:lang w:val="en-AU"/>
        </w:rPr>
        <w:t>his project</w:t>
      </w:r>
      <w:r w:rsidRPr="00A04C74">
        <w:rPr>
          <w:rFonts w:ascii="Times New Roman" w:hAnsi="Times New Roman" w:cs="Times New Roman"/>
          <w:sz w:val="24"/>
          <w:szCs w:val="24"/>
          <w:lang w:val="en-AU"/>
        </w:rPr>
        <w:t xml:space="preserve"> aims to extend the investigated cross-correlation and </w:t>
      </w:r>
      <w:del w:id="183" w:author="Azaz Farooq" w:date="2020-11-06T11:48:00Z">
        <w:r w:rsidRPr="00A04C74" w:rsidDel="00D003DD">
          <w:rPr>
            <w:rFonts w:ascii="Times New Roman" w:hAnsi="Times New Roman" w:cs="Times New Roman"/>
            <w:sz w:val="24"/>
            <w:szCs w:val="24"/>
            <w:lang w:val="en-AU"/>
          </w:rPr>
          <w:delText xml:space="preserve">computer vision </w:delText>
        </w:r>
      </w:del>
      <w:ins w:id="184" w:author="Azaz Farooq" w:date="2020-11-06T11:48:00Z">
        <w:r w:rsidR="00A74EF7">
          <w:rPr>
            <w:rFonts w:ascii="Times New Roman" w:hAnsi="Times New Roman" w:cs="Times New Roman"/>
            <w:sz w:val="24"/>
            <w:szCs w:val="24"/>
            <w:lang w:val="en-AU"/>
          </w:rPr>
          <w:t>Co</w:t>
        </w:r>
      </w:ins>
      <w:ins w:id="185" w:author="Azaz Farooq" w:date="2020-11-07T18:02:00Z">
        <w:r w:rsidR="00A74EF7">
          <w:rPr>
            <w:rFonts w:ascii="Times New Roman" w:hAnsi="Times New Roman" w:cs="Times New Roman"/>
            <w:sz w:val="24"/>
            <w:szCs w:val="24"/>
            <w:lang w:val="en-AU"/>
          </w:rPr>
          <w:t>mputer Vision</w:t>
        </w:r>
      </w:ins>
      <w:ins w:id="186" w:author="Azaz Farooq" w:date="2020-11-06T11:48:00Z">
        <w:r w:rsidR="00D003DD">
          <w:rPr>
            <w:rFonts w:ascii="Times New Roman" w:hAnsi="Times New Roman" w:cs="Times New Roman"/>
            <w:sz w:val="24"/>
            <w:szCs w:val="24"/>
            <w:lang w:val="en-AU"/>
          </w:rPr>
          <w:t xml:space="preserve"> </w:t>
        </w:r>
      </w:ins>
      <w:r w:rsidRPr="00A04C74">
        <w:rPr>
          <w:rFonts w:ascii="Times New Roman" w:hAnsi="Times New Roman" w:cs="Times New Roman"/>
          <w:sz w:val="24"/>
          <w:szCs w:val="24"/>
          <w:lang w:val="en-AU"/>
        </w:rPr>
        <w:t xml:space="preserve">methods to </w:t>
      </w:r>
      <w:del w:id="187" w:author="Engr.Azaz" w:date="2020-11-07T21:42:00Z">
        <w:r w:rsidRPr="00A04C74" w:rsidDel="00CF55BC">
          <w:rPr>
            <w:rFonts w:ascii="Times New Roman" w:hAnsi="Times New Roman" w:cs="Times New Roman"/>
            <w:sz w:val="24"/>
            <w:szCs w:val="24"/>
            <w:lang w:val="en-AU"/>
          </w:rPr>
          <w:delText xml:space="preserve">analyse </w:delText>
        </w:r>
      </w:del>
      <w:ins w:id="188" w:author="Engr.Azaz" w:date="2020-11-07T21:42:00Z">
        <w:r w:rsidR="00CF55BC" w:rsidRPr="00A04C74">
          <w:rPr>
            <w:rFonts w:ascii="Times New Roman" w:hAnsi="Times New Roman" w:cs="Times New Roman"/>
            <w:sz w:val="24"/>
            <w:szCs w:val="24"/>
            <w:lang w:val="en-AU"/>
          </w:rPr>
          <w:t>analy</w:t>
        </w:r>
        <w:r w:rsidR="00CF55BC">
          <w:rPr>
            <w:rFonts w:ascii="Times New Roman" w:hAnsi="Times New Roman" w:cs="Times New Roman"/>
            <w:sz w:val="24"/>
            <w:szCs w:val="24"/>
            <w:lang w:val="en-AU"/>
          </w:rPr>
          <w:t>z</w:t>
        </w:r>
        <w:r w:rsidR="00CF55BC" w:rsidRPr="00A04C74">
          <w:rPr>
            <w:rFonts w:ascii="Times New Roman" w:hAnsi="Times New Roman" w:cs="Times New Roman"/>
            <w:sz w:val="24"/>
            <w:szCs w:val="24"/>
            <w:lang w:val="en-AU"/>
          </w:rPr>
          <w:t xml:space="preserve">e </w:t>
        </w:r>
      </w:ins>
      <w:r w:rsidRPr="00A04C74">
        <w:rPr>
          <w:rFonts w:ascii="Times New Roman" w:hAnsi="Times New Roman" w:cs="Times New Roman"/>
          <w:sz w:val="24"/>
          <w:szCs w:val="24"/>
          <w:lang w:val="en-AU"/>
        </w:rPr>
        <w:t xml:space="preserve">experimental data from </w:t>
      </w:r>
      <w:ins w:id="189" w:author="Engr.Azaz" w:date="2020-11-07T21:43:00Z">
        <w:r w:rsidR="00CF55BC">
          <w:rPr>
            <w:rFonts w:ascii="Times New Roman" w:hAnsi="Times New Roman" w:cs="Times New Roman"/>
            <w:sz w:val="24"/>
            <w:szCs w:val="24"/>
            <w:lang w:val="en-AU"/>
          </w:rPr>
          <w:t xml:space="preserve">a </w:t>
        </w:r>
      </w:ins>
      <w:r w:rsidRPr="00A04C74">
        <w:rPr>
          <w:rFonts w:ascii="Times New Roman" w:hAnsi="Times New Roman" w:cs="Times New Roman"/>
          <w:sz w:val="24"/>
          <w:szCs w:val="24"/>
          <w:lang w:val="en-AU"/>
        </w:rPr>
        <w:t xml:space="preserve">Scanning </w:t>
      </w:r>
      <w:ins w:id="190" w:author="Azaz Farooq" w:date="2020-11-07T18:02:00Z">
        <w:r w:rsidR="00DB3A5F">
          <w:rPr>
            <w:rFonts w:ascii="Times New Roman" w:hAnsi="Times New Roman" w:cs="Times New Roman"/>
            <w:sz w:val="24"/>
            <w:szCs w:val="24"/>
            <w:lang w:val="en-AU"/>
          </w:rPr>
          <w:t>E</w:t>
        </w:r>
      </w:ins>
      <w:del w:id="191" w:author="Azaz Farooq" w:date="2020-11-07T18:02:00Z">
        <w:r w:rsidRPr="00A04C74" w:rsidDel="00DB3A5F">
          <w:rPr>
            <w:rFonts w:ascii="Times New Roman" w:hAnsi="Times New Roman" w:cs="Times New Roman"/>
            <w:sz w:val="24"/>
            <w:szCs w:val="24"/>
            <w:lang w:val="en-AU"/>
          </w:rPr>
          <w:delText>e</w:delText>
        </w:r>
      </w:del>
      <w:r w:rsidRPr="00A04C74">
        <w:rPr>
          <w:rFonts w:ascii="Times New Roman" w:hAnsi="Times New Roman" w:cs="Times New Roman"/>
          <w:sz w:val="24"/>
          <w:szCs w:val="24"/>
          <w:lang w:val="en-AU"/>
        </w:rPr>
        <w:t xml:space="preserve">lectron </w:t>
      </w:r>
      <w:ins w:id="192" w:author="Azaz Farooq" w:date="2020-11-07T18:02:00Z">
        <w:r w:rsidR="00DB3A5F">
          <w:rPr>
            <w:rFonts w:ascii="Times New Roman" w:hAnsi="Times New Roman" w:cs="Times New Roman"/>
            <w:sz w:val="24"/>
            <w:szCs w:val="24"/>
            <w:lang w:val="en-AU"/>
          </w:rPr>
          <w:t>M</w:t>
        </w:r>
      </w:ins>
      <w:del w:id="193" w:author="Azaz Farooq" w:date="2020-11-07T18:02:00Z">
        <w:r w:rsidRPr="00A04C74" w:rsidDel="00DB3A5F">
          <w:rPr>
            <w:rFonts w:ascii="Times New Roman" w:hAnsi="Times New Roman" w:cs="Times New Roman"/>
            <w:sz w:val="24"/>
            <w:szCs w:val="24"/>
            <w:lang w:val="en-AU"/>
          </w:rPr>
          <w:delText>m</w:delText>
        </w:r>
      </w:del>
      <w:r w:rsidRPr="00A04C74">
        <w:rPr>
          <w:rFonts w:ascii="Times New Roman" w:hAnsi="Times New Roman" w:cs="Times New Roman"/>
          <w:sz w:val="24"/>
          <w:szCs w:val="24"/>
          <w:lang w:val="en-AU"/>
        </w:rPr>
        <w:t xml:space="preserve">icroscope </w:t>
      </w:r>
      <w:ins w:id="194" w:author="Azaz Farooq" w:date="2020-11-06T11:48:00Z">
        <w:r w:rsidR="002F0511">
          <w:rPr>
            <w:rFonts w:ascii="Times New Roman" w:hAnsi="Times New Roman" w:cs="Times New Roman"/>
            <w:sz w:val="24"/>
            <w:szCs w:val="24"/>
            <w:lang w:val="en-AU"/>
          </w:rPr>
          <w:t>(SEM)</w:t>
        </w:r>
        <w:r w:rsidR="00446599">
          <w:rPr>
            <w:rFonts w:ascii="Times New Roman" w:hAnsi="Times New Roman" w:cs="Times New Roman"/>
            <w:sz w:val="24"/>
            <w:szCs w:val="24"/>
            <w:lang w:val="en-AU"/>
          </w:rPr>
          <w:t xml:space="preserve"> </w:t>
        </w:r>
      </w:ins>
      <w:r w:rsidRPr="00A04C74">
        <w:rPr>
          <w:rFonts w:ascii="Times New Roman" w:hAnsi="Times New Roman" w:cs="Times New Roman"/>
          <w:sz w:val="24"/>
          <w:szCs w:val="24"/>
          <w:lang w:val="en-AU"/>
        </w:rPr>
        <w:t>images.</w:t>
      </w:r>
      <w:del w:id="195" w:author="Azaz Farooq" w:date="2020-11-06T11:49:00Z">
        <w:r w:rsidRPr="00A04C74" w:rsidDel="00A335B0">
          <w:rPr>
            <w:rFonts w:ascii="Times New Roman" w:hAnsi="Times New Roman" w:cs="Times New Roman"/>
            <w:sz w:val="24"/>
            <w:szCs w:val="24"/>
            <w:lang w:val="en-AU"/>
          </w:rPr>
          <w:delText xml:space="preserve"> Advancement in nano-lithographic techniques and physics of metamaterials surfaces have led to development of certain surfaces with unique intrinsic properties</w:delText>
        </w:r>
      </w:del>
      <w:ins w:id="196" w:author="Azaz Farooq" w:date="2020-11-06T11:50:00Z">
        <w:r w:rsidR="0005680A">
          <w:rPr>
            <w:rFonts w:ascii="Times New Roman" w:hAnsi="Times New Roman" w:cs="Times New Roman"/>
            <w:sz w:val="24"/>
            <w:szCs w:val="24"/>
            <w:lang w:val="en-AU"/>
          </w:rPr>
          <w:t xml:space="preserve"> </w:t>
        </w:r>
      </w:ins>
      <w:del w:id="197" w:author="Azaz Farooq" w:date="2020-11-06T11:50:00Z">
        <w:r w:rsidRPr="00A04C74" w:rsidDel="0005680A">
          <w:rPr>
            <w:rFonts w:ascii="Times New Roman" w:hAnsi="Times New Roman" w:cs="Times New Roman"/>
            <w:sz w:val="24"/>
            <w:szCs w:val="24"/>
            <w:lang w:val="en-AU"/>
          </w:rPr>
          <w:delText xml:space="preserve">. </w:delText>
        </w:r>
      </w:del>
      <w:r w:rsidRPr="00A04C74">
        <w:rPr>
          <w:rFonts w:ascii="Times New Roman" w:hAnsi="Times New Roman" w:cs="Times New Roman"/>
          <w:sz w:val="24"/>
          <w:szCs w:val="24"/>
          <w:lang w:val="en-AU"/>
        </w:rPr>
        <w:t>Moth-eye surfaces are</w:t>
      </w:r>
      <w:del w:id="198" w:author="Azaz Farooq" w:date="2020-11-06T11:49:00Z">
        <w:r w:rsidRPr="00A04C74" w:rsidDel="00A335B0">
          <w:rPr>
            <w:rFonts w:ascii="Times New Roman" w:hAnsi="Times New Roman" w:cs="Times New Roman"/>
            <w:sz w:val="24"/>
            <w:szCs w:val="24"/>
            <w:lang w:val="en-AU"/>
          </w:rPr>
          <w:delText xml:space="preserve"> one</w:delText>
        </w:r>
      </w:del>
      <w:r w:rsidRPr="00A04C74">
        <w:rPr>
          <w:rFonts w:ascii="Times New Roman" w:hAnsi="Times New Roman" w:cs="Times New Roman"/>
          <w:sz w:val="24"/>
          <w:szCs w:val="24"/>
          <w:lang w:val="en-AU"/>
        </w:rPr>
        <w:t xml:space="preserve"> nano-scale surface</w:t>
      </w:r>
      <w:ins w:id="199" w:author="Azaz Farooq" w:date="2020-11-06T11:50:00Z">
        <w:r w:rsidR="007E021A">
          <w:rPr>
            <w:rFonts w:ascii="Times New Roman" w:hAnsi="Times New Roman" w:cs="Times New Roman"/>
            <w:sz w:val="24"/>
            <w:szCs w:val="24"/>
            <w:lang w:val="en-AU"/>
          </w:rPr>
          <w:t>s</w:t>
        </w:r>
      </w:ins>
      <w:ins w:id="200" w:author="Azaz Farooq" w:date="2020-11-06T11:49:00Z">
        <w:r w:rsidR="00BD3B49">
          <w:rPr>
            <w:rFonts w:ascii="Times New Roman" w:hAnsi="Times New Roman" w:cs="Times New Roman"/>
            <w:sz w:val="24"/>
            <w:szCs w:val="24"/>
            <w:lang w:val="en-AU"/>
          </w:rPr>
          <w:t xml:space="preserve">, </w:t>
        </w:r>
      </w:ins>
      <w:del w:id="201" w:author="Azaz Farooq" w:date="2020-11-06T11:49:00Z">
        <w:r w:rsidRPr="00A04C74" w:rsidDel="004A2D99">
          <w:rPr>
            <w:rFonts w:ascii="Times New Roman" w:hAnsi="Times New Roman" w:cs="Times New Roman"/>
            <w:sz w:val="24"/>
            <w:szCs w:val="24"/>
            <w:lang w:val="en-AU"/>
          </w:rPr>
          <w:delText xml:space="preserve"> that </w:delText>
        </w:r>
      </w:del>
      <w:r w:rsidRPr="00A04C74">
        <w:rPr>
          <w:rFonts w:ascii="Times New Roman" w:hAnsi="Times New Roman" w:cs="Times New Roman"/>
          <w:sz w:val="24"/>
          <w:szCs w:val="24"/>
          <w:lang w:val="en-AU"/>
        </w:rPr>
        <w:t xml:space="preserve">because of the arrangement of the particles the surface takes on antireflective properties. Thus, </w:t>
      </w:r>
      <w:ins w:id="202" w:author="Azaz Farooq" w:date="2020-11-06T11:51:00Z">
        <w:r w:rsidR="00F65491">
          <w:rPr>
            <w:rFonts w:ascii="Times New Roman" w:hAnsi="Times New Roman" w:cs="Times New Roman"/>
            <w:sz w:val="24"/>
            <w:szCs w:val="24"/>
            <w:lang w:val="en-AU"/>
          </w:rPr>
          <w:t>the main interest is</w:t>
        </w:r>
      </w:ins>
      <w:del w:id="203" w:author="Azaz Farooq" w:date="2020-11-06T11:51:00Z">
        <w:r w:rsidRPr="00A04C74" w:rsidDel="00F65491">
          <w:rPr>
            <w:rFonts w:ascii="Times New Roman" w:hAnsi="Times New Roman" w:cs="Times New Roman"/>
            <w:sz w:val="24"/>
            <w:szCs w:val="24"/>
            <w:lang w:val="en-AU"/>
          </w:rPr>
          <w:delText>it is of interest</w:delText>
        </w:r>
      </w:del>
      <w:r w:rsidRPr="00A04C74">
        <w:rPr>
          <w:rFonts w:ascii="Times New Roman" w:hAnsi="Times New Roman" w:cs="Times New Roman"/>
          <w:sz w:val="24"/>
          <w:szCs w:val="24"/>
          <w:lang w:val="en-AU"/>
        </w:rPr>
        <w:t xml:space="preserve"> to investigate a rapid way to estimate and </w:t>
      </w:r>
      <w:del w:id="204" w:author="Engr.Azaz" w:date="2020-11-07T21:43:00Z">
        <w:r w:rsidRPr="00A04C74" w:rsidDel="00CF55BC">
          <w:rPr>
            <w:rFonts w:ascii="Times New Roman" w:hAnsi="Times New Roman" w:cs="Times New Roman"/>
            <w:sz w:val="24"/>
            <w:szCs w:val="24"/>
            <w:lang w:val="en-AU"/>
          </w:rPr>
          <w:delText xml:space="preserve">characterise </w:delText>
        </w:r>
      </w:del>
      <w:ins w:id="205" w:author="Engr.Azaz" w:date="2020-11-07T21:43:00Z">
        <w:r w:rsidR="00CF55BC" w:rsidRPr="00A04C74">
          <w:rPr>
            <w:rFonts w:ascii="Times New Roman" w:hAnsi="Times New Roman" w:cs="Times New Roman"/>
            <w:sz w:val="24"/>
            <w:szCs w:val="24"/>
            <w:lang w:val="en-AU"/>
          </w:rPr>
          <w:t>characteri</w:t>
        </w:r>
        <w:r w:rsidR="00CF55BC">
          <w:rPr>
            <w:rFonts w:ascii="Times New Roman" w:hAnsi="Times New Roman" w:cs="Times New Roman"/>
            <w:sz w:val="24"/>
            <w:szCs w:val="24"/>
            <w:lang w:val="en-AU"/>
          </w:rPr>
          <w:t>z</w:t>
        </w:r>
        <w:r w:rsidR="00CF55BC" w:rsidRPr="00A04C74">
          <w:rPr>
            <w:rFonts w:ascii="Times New Roman" w:hAnsi="Times New Roman" w:cs="Times New Roman"/>
            <w:sz w:val="24"/>
            <w:szCs w:val="24"/>
            <w:lang w:val="en-AU"/>
          </w:rPr>
          <w:t xml:space="preserve">e </w:t>
        </w:r>
      </w:ins>
      <w:r w:rsidRPr="00A04C74">
        <w:rPr>
          <w:rFonts w:ascii="Times New Roman" w:hAnsi="Times New Roman" w:cs="Times New Roman"/>
          <w:sz w:val="24"/>
          <w:szCs w:val="24"/>
          <w:lang w:val="en-AU"/>
        </w:rPr>
        <w:t>features.</w:t>
      </w:r>
    </w:p>
    <w:p w14:paraId="1250C92C" w14:textId="77777777" w:rsidR="00885BDD" w:rsidRDefault="00F64FB0">
      <w:pPr>
        <w:spacing w:line="360" w:lineRule="auto"/>
        <w:jc w:val="both"/>
        <w:rPr>
          <w:ins w:id="206" w:author="Azaz Farooq" w:date="2020-11-06T21:55:00Z"/>
          <w:rFonts w:ascii="Times New Roman" w:hAnsi="Times New Roman" w:cs="Times New Roman"/>
          <w:sz w:val="24"/>
          <w:szCs w:val="24"/>
          <w:lang w:val="en-AU"/>
        </w:rPr>
      </w:pPr>
      <w:r w:rsidRPr="00A04C74">
        <w:rPr>
          <w:rFonts w:ascii="Times New Roman" w:hAnsi="Times New Roman" w:cs="Times New Roman"/>
          <w:noProof/>
          <w:sz w:val="24"/>
          <w:szCs w:val="24"/>
        </w:rPr>
        <w:lastRenderedPageBreak/>
        <w:drawing>
          <wp:inline distT="0" distB="0" distL="0" distR="0" wp14:anchorId="20F1AEC4" wp14:editId="72CA5976">
            <wp:extent cx="2649855" cy="1645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9855" cy="1645920"/>
                    </a:xfrm>
                    <a:prstGeom prst="rect">
                      <a:avLst/>
                    </a:prstGeom>
                    <a:noFill/>
                    <a:ln>
                      <a:noFill/>
                    </a:ln>
                  </pic:spPr>
                </pic:pic>
              </a:graphicData>
            </a:graphic>
          </wp:inline>
        </w:drawing>
      </w:r>
      <w:ins w:id="207" w:author="Azaz Farooq" w:date="2020-11-06T11:54:00Z">
        <w:r w:rsidRPr="00A04C74">
          <w:rPr>
            <w:rFonts w:ascii="Times New Roman" w:hAnsi="Times New Roman" w:cs="Times New Roman"/>
            <w:noProof/>
            <w:sz w:val="24"/>
            <w:szCs w:val="24"/>
            <w:rPrChange w:id="208" w:author="Unknown">
              <w:rPr>
                <w:noProof/>
              </w:rPr>
            </w:rPrChange>
          </w:rPr>
          <w:drawing>
            <wp:inline distT="0" distB="0" distL="0" distR="0" wp14:anchorId="57D6EFEA" wp14:editId="6BBEBB26">
              <wp:extent cx="2570480" cy="1644761"/>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70480" cy="1644761"/>
                      </a:xfrm>
                      <a:prstGeom prst="rect">
                        <a:avLst/>
                      </a:prstGeom>
                    </pic:spPr>
                  </pic:pic>
                </a:graphicData>
              </a:graphic>
            </wp:inline>
          </w:drawing>
        </w:r>
      </w:ins>
      <w:r w:rsidR="00A04C74" w:rsidRPr="00A04C74">
        <w:rPr>
          <w:rFonts w:ascii="Times New Roman" w:hAnsi="Times New Roman" w:cs="Times New Roman"/>
          <w:sz w:val="24"/>
          <w:szCs w:val="24"/>
          <w:lang w:val="en-AU"/>
        </w:rPr>
        <w:t xml:space="preserve">  </w:t>
      </w:r>
    </w:p>
    <w:p w14:paraId="4042569B" w14:textId="7ABB2F7D" w:rsidR="00885BDD" w:rsidRPr="00295AFD" w:rsidRDefault="00885BDD">
      <w:pPr>
        <w:spacing w:line="360" w:lineRule="auto"/>
        <w:ind w:left="360" w:firstLine="720"/>
        <w:rPr>
          <w:ins w:id="209" w:author="Azaz Farooq" w:date="2020-11-06T21:55:00Z"/>
          <w:rFonts w:ascii="Times New Roman" w:hAnsi="Times New Roman" w:cs="Times New Roman"/>
          <w:sz w:val="24"/>
          <w:szCs w:val="24"/>
          <w:rPrChange w:id="210" w:author="Azaz Farooq" w:date="2020-11-06T21:59:00Z">
            <w:rPr>
              <w:ins w:id="211" w:author="Azaz Farooq" w:date="2020-11-06T21:55:00Z"/>
              <w:rFonts w:ascii="Times New Roman" w:hAnsi="Times New Roman" w:cs="Times New Roman"/>
              <w:sz w:val="24"/>
              <w:szCs w:val="24"/>
              <w:lang w:val="en-AU"/>
            </w:rPr>
          </w:rPrChange>
        </w:rPr>
        <w:pPrChange w:id="212" w:author="Azaz Farooq" w:date="2020-11-07T18:08:00Z">
          <w:pPr>
            <w:spacing w:line="360" w:lineRule="auto"/>
            <w:jc w:val="both"/>
          </w:pPr>
        </w:pPrChange>
      </w:pPr>
      <w:ins w:id="213" w:author="Azaz Farooq" w:date="2020-11-06T21:56:00Z">
        <w:r w:rsidRPr="00AF2003">
          <w:rPr>
            <w:rFonts w:ascii="Times New Roman" w:hAnsi="Times New Roman" w:cs="Times New Roman"/>
            <w:i/>
            <w:iCs/>
            <w:sz w:val="20"/>
            <w:szCs w:val="24"/>
            <w:lang w:val="en-AU"/>
          </w:rPr>
          <w:t xml:space="preserve">Figure </w:t>
        </w:r>
        <w:r w:rsidRPr="00AF2003">
          <w:rPr>
            <w:rFonts w:ascii="Times New Roman" w:hAnsi="Times New Roman" w:cs="Times New Roman"/>
            <w:i/>
            <w:iCs/>
            <w:sz w:val="20"/>
            <w:szCs w:val="24"/>
            <w:lang w:val="en-AU"/>
          </w:rPr>
          <w:fldChar w:fldCharType="begin"/>
        </w:r>
        <w:r w:rsidRPr="00AF2003">
          <w:rPr>
            <w:rFonts w:ascii="Times New Roman" w:hAnsi="Times New Roman" w:cs="Times New Roman"/>
            <w:i/>
            <w:iCs/>
            <w:sz w:val="20"/>
            <w:szCs w:val="24"/>
            <w:lang w:val="en-AU"/>
          </w:rPr>
          <w:instrText xml:space="preserve"> SEQ Figure \* ARABIC </w:instrText>
        </w:r>
        <w:r w:rsidRPr="00AF2003">
          <w:rPr>
            <w:rFonts w:ascii="Times New Roman" w:hAnsi="Times New Roman" w:cs="Times New Roman"/>
            <w:i/>
            <w:iCs/>
            <w:sz w:val="20"/>
            <w:szCs w:val="24"/>
            <w:lang w:val="en-AU"/>
          </w:rPr>
          <w:fldChar w:fldCharType="separate"/>
        </w:r>
      </w:ins>
      <w:r w:rsidR="00745D5E">
        <w:rPr>
          <w:rFonts w:ascii="Times New Roman" w:hAnsi="Times New Roman" w:cs="Times New Roman"/>
          <w:i/>
          <w:iCs/>
          <w:noProof/>
          <w:sz w:val="20"/>
          <w:szCs w:val="24"/>
          <w:lang w:val="en-AU"/>
        </w:rPr>
        <w:t>1</w:t>
      </w:r>
      <w:ins w:id="214" w:author="Azaz Farooq" w:date="2020-11-06T21:56:00Z">
        <w:r w:rsidRPr="00AF2003">
          <w:rPr>
            <w:rFonts w:ascii="Times New Roman" w:hAnsi="Times New Roman" w:cs="Times New Roman"/>
            <w:sz w:val="20"/>
            <w:szCs w:val="24"/>
          </w:rPr>
          <w:fldChar w:fldCharType="end"/>
        </w:r>
        <w:r>
          <w:rPr>
            <w:rFonts w:ascii="Times New Roman" w:hAnsi="Times New Roman" w:cs="Times New Roman"/>
            <w:sz w:val="20"/>
            <w:szCs w:val="24"/>
          </w:rPr>
          <w:t>:</w:t>
        </w:r>
        <w:r w:rsidRPr="00AF2003">
          <w:rPr>
            <w:rFonts w:ascii="Times New Roman" w:hAnsi="Times New Roman" w:cs="Times New Roman"/>
            <w:i/>
            <w:iCs/>
            <w:sz w:val="20"/>
            <w:szCs w:val="24"/>
            <w:lang w:val="en-AU"/>
          </w:rPr>
          <w:t xml:space="preserve"> Moth eye</w:t>
        </w:r>
        <w:r>
          <w:rPr>
            <w:rFonts w:ascii="Times New Roman" w:hAnsi="Times New Roman" w:cs="Times New Roman"/>
            <w:i/>
            <w:iCs/>
            <w:sz w:val="20"/>
            <w:szCs w:val="24"/>
            <w:lang w:val="en-AU"/>
          </w:rPr>
          <w:tab/>
        </w:r>
        <w:r>
          <w:rPr>
            <w:rFonts w:ascii="Times New Roman" w:hAnsi="Times New Roman" w:cs="Times New Roman"/>
            <w:i/>
            <w:iCs/>
            <w:sz w:val="20"/>
            <w:szCs w:val="24"/>
            <w:lang w:val="en-AU"/>
          </w:rPr>
          <w:tab/>
        </w:r>
        <w:r>
          <w:rPr>
            <w:rFonts w:ascii="Times New Roman" w:hAnsi="Times New Roman" w:cs="Times New Roman"/>
            <w:i/>
            <w:iCs/>
            <w:sz w:val="20"/>
            <w:szCs w:val="24"/>
            <w:lang w:val="en-AU"/>
          </w:rPr>
          <w:tab/>
        </w:r>
        <w:r>
          <w:rPr>
            <w:rFonts w:ascii="Times New Roman" w:hAnsi="Times New Roman" w:cs="Times New Roman"/>
            <w:i/>
            <w:iCs/>
            <w:sz w:val="20"/>
            <w:szCs w:val="24"/>
            <w:lang w:val="en-AU"/>
          </w:rPr>
          <w:tab/>
        </w:r>
        <w:r w:rsidRPr="00AF2003">
          <w:rPr>
            <w:rFonts w:ascii="Times New Roman" w:hAnsi="Times New Roman" w:cs="Times New Roman"/>
            <w:i/>
            <w:iCs/>
            <w:sz w:val="20"/>
            <w:szCs w:val="24"/>
            <w:lang w:val="en-AU"/>
          </w:rPr>
          <w:t xml:space="preserve">Figure </w:t>
        </w:r>
        <w:r w:rsidRPr="00AF2003">
          <w:rPr>
            <w:rFonts w:ascii="Times New Roman" w:hAnsi="Times New Roman" w:cs="Times New Roman"/>
            <w:i/>
            <w:iCs/>
            <w:sz w:val="20"/>
            <w:szCs w:val="24"/>
            <w:lang w:val="en-AU"/>
          </w:rPr>
          <w:fldChar w:fldCharType="begin"/>
        </w:r>
        <w:r w:rsidRPr="00AF2003">
          <w:rPr>
            <w:rFonts w:ascii="Times New Roman" w:hAnsi="Times New Roman" w:cs="Times New Roman"/>
            <w:i/>
            <w:iCs/>
            <w:sz w:val="20"/>
            <w:szCs w:val="24"/>
            <w:lang w:val="en-AU"/>
          </w:rPr>
          <w:instrText xml:space="preserve"> SEQ Figure \* ARABIC </w:instrText>
        </w:r>
        <w:r w:rsidRPr="00AF2003">
          <w:rPr>
            <w:rFonts w:ascii="Times New Roman" w:hAnsi="Times New Roman" w:cs="Times New Roman"/>
            <w:i/>
            <w:iCs/>
            <w:sz w:val="20"/>
            <w:szCs w:val="24"/>
            <w:lang w:val="en-AU"/>
          </w:rPr>
          <w:fldChar w:fldCharType="separate"/>
        </w:r>
      </w:ins>
      <w:r w:rsidR="00745D5E">
        <w:rPr>
          <w:rFonts w:ascii="Times New Roman" w:hAnsi="Times New Roman" w:cs="Times New Roman"/>
          <w:i/>
          <w:iCs/>
          <w:noProof/>
          <w:sz w:val="20"/>
          <w:szCs w:val="24"/>
          <w:lang w:val="en-AU"/>
        </w:rPr>
        <w:t>2</w:t>
      </w:r>
      <w:ins w:id="215" w:author="Azaz Farooq" w:date="2020-11-06T21:56:00Z">
        <w:r w:rsidRPr="00AF2003">
          <w:rPr>
            <w:rFonts w:ascii="Times New Roman" w:hAnsi="Times New Roman" w:cs="Times New Roman"/>
            <w:sz w:val="20"/>
            <w:szCs w:val="24"/>
          </w:rPr>
          <w:fldChar w:fldCharType="end"/>
        </w:r>
        <w:r>
          <w:rPr>
            <w:rFonts w:ascii="Times New Roman" w:hAnsi="Times New Roman" w:cs="Times New Roman"/>
            <w:sz w:val="20"/>
            <w:szCs w:val="24"/>
          </w:rPr>
          <w:t>:</w:t>
        </w:r>
        <w:r w:rsidRPr="00885BDD">
          <w:rPr>
            <w:rFonts w:ascii="Times New Roman" w:hAnsi="Times New Roman" w:cs="Times New Roman"/>
            <w:i/>
            <w:iCs/>
            <w:sz w:val="20"/>
            <w:szCs w:val="24"/>
            <w:lang w:val="en-AU"/>
          </w:rPr>
          <w:t xml:space="preserve"> </w:t>
        </w:r>
        <w:r w:rsidRPr="00AF2003">
          <w:rPr>
            <w:rFonts w:ascii="Times New Roman" w:hAnsi="Times New Roman" w:cs="Times New Roman"/>
            <w:i/>
            <w:iCs/>
            <w:sz w:val="20"/>
            <w:szCs w:val="24"/>
            <w:lang w:val="en-AU"/>
          </w:rPr>
          <w:t>Textured Diamond</w:t>
        </w:r>
      </w:ins>
    </w:p>
    <w:p w14:paraId="4C0145EF" w14:textId="7E533BC6" w:rsidR="00A04C74" w:rsidRPr="00A04C74" w:rsidDel="00885BDD" w:rsidRDefault="00BF00C0">
      <w:pPr>
        <w:spacing w:line="360" w:lineRule="auto"/>
        <w:jc w:val="both"/>
        <w:rPr>
          <w:del w:id="216" w:author="Azaz Farooq" w:date="2020-11-06T21:55:00Z"/>
          <w:rFonts w:ascii="Times New Roman" w:hAnsi="Times New Roman" w:cs="Times New Roman"/>
          <w:sz w:val="24"/>
          <w:szCs w:val="24"/>
          <w:lang w:val="en-AU"/>
        </w:rPr>
      </w:pPr>
      <w:ins w:id="217" w:author="Azaz Farooq" w:date="2020-11-07T18:05:00Z">
        <w:r w:rsidRPr="00BF00C0">
          <w:rPr>
            <w:rFonts w:ascii="Times New Roman" w:hAnsi="Times New Roman" w:cs="Times New Roman"/>
            <w:sz w:val="24"/>
            <w:szCs w:val="24"/>
            <w:lang w:val="en-AU"/>
          </w:rPr>
          <w:t>Images are processed a</w:t>
        </w:r>
        <w:r w:rsidR="00A90C8A">
          <w:rPr>
            <w:rFonts w:ascii="Times New Roman" w:hAnsi="Times New Roman" w:cs="Times New Roman"/>
            <w:sz w:val="24"/>
            <w:szCs w:val="24"/>
            <w:lang w:val="en-AU"/>
          </w:rPr>
          <w:t xml:space="preserve">nd then </w:t>
        </w:r>
        <w:proofErr w:type="spellStart"/>
        <w:r w:rsidR="00A90C8A">
          <w:rPr>
            <w:rFonts w:ascii="Times New Roman" w:hAnsi="Times New Roman" w:cs="Times New Roman"/>
            <w:sz w:val="24"/>
            <w:szCs w:val="24"/>
            <w:lang w:val="en-AU"/>
          </w:rPr>
          <w:t>analy</w:t>
        </w:r>
        <w:del w:id="218" w:author="Engr.Azaz" w:date="2020-11-07T21:43:00Z">
          <w:r w:rsidR="00A90C8A" w:rsidDel="00CF55BC">
            <w:rPr>
              <w:rFonts w:ascii="Times New Roman" w:hAnsi="Times New Roman" w:cs="Times New Roman"/>
              <w:sz w:val="24"/>
              <w:szCs w:val="24"/>
              <w:lang w:val="en-AU"/>
            </w:rPr>
            <w:delText>s</w:delText>
          </w:r>
        </w:del>
      </w:ins>
      <w:ins w:id="219" w:author="Engr.Azaz" w:date="2020-11-07T21:43:00Z">
        <w:r w:rsidR="00CF55BC">
          <w:rPr>
            <w:rFonts w:ascii="Times New Roman" w:hAnsi="Times New Roman" w:cs="Times New Roman"/>
            <w:sz w:val="24"/>
            <w:szCs w:val="24"/>
            <w:lang w:val="en-AU"/>
          </w:rPr>
          <w:t>z</w:t>
        </w:r>
      </w:ins>
      <w:ins w:id="220" w:author="Azaz Farooq" w:date="2020-11-07T18:05:00Z">
        <w:r w:rsidR="00A90C8A">
          <w:rPr>
            <w:rFonts w:ascii="Times New Roman" w:hAnsi="Times New Roman" w:cs="Times New Roman"/>
            <w:sz w:val="24"/>
            <w:szCs w:val="24"/>
            <w:lang w:val="en-AU"/>
          </w:rPr>
          <w:t>ed</w:t>
        </w:r>
        <w:proofErr w:type="spellEnd"/>
        <w:r w:rsidR="00A90C8A">
          <w:rPr>
            <w:rFonts w:ascii="Times New Roman" w:hAnsi="Times New Roman" w:cs="Times New Roman"/>
            <w:sz w:val="24"/>
            <w:szCs w:val="24"/>
            <w:lang w:val="en-AU"/>
          </w:rPr>
          <w:t xml:space="preserve"> using Fourier T</w:t>
        </w:r>
        <w:r w:rsidRPr="00BF00C0">
          <w:rPr>
            <w:rFonts w:ascii="Times New Roman" w:hAnsi="Times New Roman" w:cs="Times New Roman"/>
            <w:sz w:val="24"/>
            <w:szCs w:val="24"/>
            <w:lang w:val="en-AU"/>
          </w:rPr>
          <w:t>ransform methods and filtering</w:t>
        </w:r>
        <w:r w:rsidR="00ED62B9">
          <w:rPr>
            <w:rFonts w:ascii="Times New Roman" w:hAnsi="Times New Roman" w:cs="Times New Roman"/>
            <w:sz w:val="24"/>
            <w:szCs w:val="24"/>
            <w:lang w:val="en-AU"/>
          </w:rPr>
          <w:t xml:space="preserve">. </w:t>
        </w:r>
        <w:r w:rsidRPr="00BF00C0">
          <w:rPr>
            <w:rFonts w:ascii="Times New Roman" w:hAnsi="Times New Roman" w:cs="Times New Roman"/>
            <w:sz w:val="24"/>
            <w:szCs w:val="24"/>
            <w:lang w:val="en-AU"/>
          </w:rPr>
          <w:t>The analysis will implement correlation to determine regions where there are grain non-uniformities and defects in the ordering</w:t>
        </w:r>
      </w:ins>
      <w:del w:id="221" w:author="Azaz Farooq" w:date="2020-11-06T12:04:00Z">
        <w:r w:rsidR="00C950D9" w:rsidDel="00766F25">
          <w:rPr>
            <w:rFonts w:ascii="Times New Roman" w:hAnsi="Times New Roman" w:cs="Times New Roman"/>
            <w:sz w:val="24"/>
            <w:szCs w:val="24"/>
            <w:lang w:val="en-AU"/>
          </w:rPr>
          <w:tab/>
        </w:r>
      </w:del>
      <w:del w:id="222" w:author="Azaz Farooq" w:date="2020-11-06T11:52:00Z">
        <w:r w:rsidR="00A04C74" w:rsidRPr="00A04C74" w:rsidDel="00570ACE">
          <w:rPr>
            <w:rFonts w:ascii="Times New Roman" w:hAnsi="Times New Roman" w:cs="Times New Roman"/>
            <w:sz w:val="24"/>
            <w:szCs w:val="24"/>
            <w:lang w:val="en-AU"/>
          </w:rPr>
          <w:delText xml:space="preserve">Images are processed and then analysed using Fourier transform methods and filtering to extract information relating to irregularities of the surfaces. </w:delText>
        </w:r>
      </w:del>
      <w:del w:id="223" w:author="Azaz Farooq" w:date="2020-11-07T18:05:00Z">
        <w:r w:rsidR="00A04C74" w:rsidRPr="00A04C74" w:rsidDel="00BF00C0">
          <w:rPr>
            <w:rFonts w:ascii="Times New Roman" w:hAnsi="Times New Roman" w:cs="Times New Roman"/>
            <w:sz w:val="24"/>
            <w:szCs w:val="24"/>
            <w:lang w:val="en-AU"/>
          </w:rPr>
          <w:delText>Th</w:delText>
        </w:r>
      </w:del>
      <w:del w:id="224" w:author="Azaz Farooq" w:date="2020-11-06T11:52:00Z">
        <w:r w:rsidR="00A04C74" w:rsidRPr="00A04C74" w:rsidDel="00570ACE">
          <w:rPr>
            <w:rFonts w:ascii="Times New Roman" w:hAnsi="Times New Roman" w:cs="Times New Roman"/>
            <w:sz w:val="24"/>
            <w:szCs w:val="24"/>
            <w:lang w:val="en-AU"/>
          </w:rPr>
          <w:delText>e</w:delText>
        </w:r>
      </w:del>
      <w:del w:id="225" w:author="Azaz Farooq" w:date="2020-11-07T18:05:00Z">
        <w:r w:rsidR="00A04C74" w:rsidRPr="00A04C74" w:rsidDel="00BF00C0">
          <w:rPr>
            <w:rFonts w:ascii="Times New Roman" w:hAnsi="Times New Roman" w:cs="Times New Roman"/>
            <w:sz w:val="24"/>
            <w:szCs w:val="24"/>
            <w:lang w:val="en-AU"/>
          </w:rPr>
          <w:delText xml:space="preserve"> analysis will implement correlation to determine regions where</w:delText>
        </w:r>
      </w:del>
      <w:del w:id="226" w:author="Azaz Farooq" w:date="2020-11-07T18:04:00Z">
        <w:r w:rsidR="00A04C74" w:rsidRPr="00A04C74" w:rsidDel="00FA22EC">
          <w:rPr>
            <w:rFonts w:ascii="Times New Roman" w:hAnsi="Times New Roman" w:cs="Times New Roman"/>
            <w:sz w:val="24"/>
            <w:szCs w:val="24"/>
            <w:lang w:val="en-AU"/>
          </w:rPr>
          <w:delText xml:space="preserve"> there are</w:delText>
        </w:r>
      </w:del>
      <w:del w:id="227" w:author="Azaz Farooq" w:date="2020-11-07T18:05:00Z">
        <w:r w:rsidR="00A04C74" w:rsidRPr="00A04C74" w:rsidDel="00BF00C0">
          <w:rPr>
            <w:rFonts w:ascii="Times New Roman" w:hAnsi="Times New Roman" w:cs="Times New Roman"/>
            <w:sz w:val="24"/>
            <w:szCs w:val="24"/>
            <w:lang w:val="en-AU"/>
          </w:rPr>
          <w:delText xml:space="preserve"> grain non-uniformities and defects in the ordering. If time the results will be compared to diamond nanotextured surfaces with similar design</w:delText>
        </w:r>
      </w:del>
      <w:ins w:id="228" w:author="Azaz Farooq" w:date="2020-11-06T21:57:00Z">
        <w:r w:rsidR="00E66281">
          <w:rPr>
            <w:rFonts w:ascii="Times New Roman" w:hAnsi="Times New Roman" w:cs="Times New Roman"/>
            <w:sz w:val="24"/>
            <w:szCs w:val="24"/>
            <w:lang w:val="en-AU"/>
          </w:rPr>
          <w:t xml:space="preserve"> </w:t>
        </w:r>
      </w:ins>
      <w:ins w:id="229" w:author="Azaz Farooq" w:date="2020-11-07T18:06:00Z">
        <w:r w:rsidR="008D62E5">
          <w:rPr>
            <w:rFonts w:ascii="Times New Roman" w:hAnsi="Times New Roman" w:cs="Times New Roman"/>
            <w:sz w:val="24"/>
            <w:szCs w:val="24"/>
            <w:lang w:val="en-AU"/>
          </w:rPr>
          <w:t xml:space="preserve">and </w:t>
        </w:r>
      </w:ins>
      <w:ins w:id="230" w:author="Azaz Farooq" w:date="2020-11-07T18:05:00Z">
        <w:r w:rsidR="00E55728">
          <w:rPr>
            <w:rFonts w:ascii="Times New Roman" w:hAnsi="Times New Roman" w:cs="Times New Roman"/>
            <w:sz w:val="24"/>
            <w:szCs w:val="24"/>
            <w:lang w:val="en-AU"/>
          </w:rPr>
          <w:t>t</w:t>
        </w:r>
        <w:r w:rsidR="00E6719C" w:rsidRPr="00BF00C0">
          <w:rPr>
            <w:rFonts w:ascii="Times New Roman" w:hAnsi="Times New Roman" w:cs="Times New Roman"/>
            <w:sz w:val="24"/>
            <w:szCs w:val="24"/>
            <w:lang w:val="en-AU"/>
          </w:rPr>
          <w:t>o extract information relating to irregularities of the surfaces.</w:t>
        </w:r>
      </w:ins>
      <w:ins w:id="231" w:author="Engr.Azaz" w:date="2020-11-07T21:43:00Z">
        <w:r w:rsidR="00CF55BC">
          <w:rPr>
            <w:rFonts w:ascii="Times New Roman" w:hAnsi="Times New Roman" w:cs="Times New Roman"/>
            <w:sz w:val="24"/>
            <w:szCs w:val="24"/>
            <w:lang w:val="en-AU"/>
          </w:rPr>
          <w:t xml:space="preserve"> </w:t>
        </w:r>
      </w:ins>
      <w:r w:rsidR="00C77EC4">
        <w:rPr>
          <w:rFonts w:ascii="Times New Roman" w:hAnsi="Times New Roman" w:cs="Times New Roman"/>
          <w:sz w:val="24"/>
          <w:szCs w:val="24"/>
          <w:lang w:val="en-AU"/>
        </w:rPr>
        <w:fldChar w:fldCharType="begin"/>
      </w:r>
      <w:r w:rsidR="0039767D">
        <w:rPr>
          <w:rFonts w:ascii="Times New Roman" w:hAnsi="Times New Roman" w:cs="Times New Roman"/>
          <w:sz w:val="24"/>
          <w:szCs w:val="24"/>
          <w:lang w:val="en-AU"/>
        </w:rPr>
        <w:instrText xml:space="preserve"> ADDIN EN.CITE &lt;EndNote&gt;&lt;Cite&gt;&lt;Author&gt;Varija Raghu&lt;/Author&gt;&lt;Year&gt;2020&lt;/Year&gt;&lt;RecNum&gt;261&lt;/RecNum&gt;&lt;DisplayText&gt;(Varija Raghu &amp;amp; Thamankar, 2020)&lt;/DisplayText&gt;&lt;record&gt;&lt;rec-number&gt;261&lt;/rec-number&gt;&lt;foreign-keys&gt;&lt;key app="EN" db-id="fds2xxx2ezrw0oepszc5pfszx5rvt2ftrx20" timestamp="1604769773"&gt;261&lt;/key&gt;&lt;/foreign-keys&gt;&lt;ref-type name="Journal Article"&gt;17&lt;/ref-type&gt;&lt;contributors&gt;&lt;authors&gt;&lt;author&gt;Varija Raghu, Shamprasad&lt;/author&gt;&lt;author&gt;Thamankar, R&lt;/author&gt;&lt;/authors&gt;&lt;/contributors&gt;&lt;titles&gt;&lt;title&gt;A Comparative Study of Crystallography and Defect Structure of Corneal Nipple Array in Daphnis nerii Moth and Papilio polytes Butterfly Eye&lt;/title&gt;&lt;secondary-title&gt;ACS omega&lt;/secondary-title&gt;&lt;/titles&gt;&lt;periodical&gt;&lt;full-title&gt;ACS omega&lt;/full-title&gt;&lt;/periodical&gt;&lt;pages&gt;23662-23671&lt;/pages&gt;&lt;volume&gt;5&lt;/volume&gt;&lt;number&gt;37&lt;/number&gt;&lt;dates&gt;&lt;year&gt;2020&lt;/year&gt;&lt;/dates&gt;&lt;isbn&gt;2470-1343&lt;/isbn&gt;&lt;urls&gt;&lt;/urls&gt;&lt;/record&gt;&lt;/Cite&gt;&lt;/EndNote&gt;</w:instrText>
      </w:r>
      <w:r w:rsidR="00C77EC4">
        <w:rPr>
          <w:rFonts w:ascii="Times New Roman" w:hAnsi="Times New Roman" w:cs="Times New Roman"/>
          <w:sz w:val="24"/>
          <w:szCs w:val="24"/>
          <w:lang w:val="en-AU"/>
        </w:rPr>
        <w:fldChar w:fldCharType="separate"/>
      </w:r>
      <w:r w:rsidR="0015474F">
        <w:rPr>
          <w:rFonts w:ascii="Times New Roman" w:hAnsi="Times New Roman" w:cs="Times New Roman"/>
          <w:noProof/>
          <w:sz w:val="24"/>
          <w:szCs w:val="24"/>
          <w:lang w:val="en-AU"/>
        </w:rPr>
        <w:t>(</w:t>
      </w:r>
      <w:hyperlink w:anchor="_ENREF_4" w:tooltip="Varija Raghu, 2020 #261" w:history="1">
        <w:r w:rsidR="00725766">
          <w:rPr>
            <w:rFonts w:ascii="Times New Roman" w:hAnsi="Times New Roman" w:cs="Times New Roman"/>
            <w:noProof/>
            <w:sz w:val="24"/>
            <w:szCs w:val="24"/>
            <w:lang w:val="en-AU"/>
          </w:rPr>
          <w:t>Varija Raghu &amp; Thamankar, 2020</w:t>
        </w:r>
      </w:hyperlink>
      <w:r w:rsidR="0015474F">
        <w:rPr>
          <w:rFonts w:ascii="Times New Roman" w:hAnsi="Times New Roman" w:cs="Times New Roman"/>
          <w:noProof/>
          <w:sz w:val="24"/>
          <w:szCs w:val="24"/>
          <w:lang w:val="en-AU"/>
        </w:rPr>
        <w:t>)</w:t>
      </w:r>
      <w:r w:rsidR="00C77EC4">
        <w:rPr>
          <w:rFonts w:ascii="Times New Roman" w:hAnsi="Times New Roman" w:cs="Times New Roman"/>
          <w:sz w:val="24"/>
          <w:szCs w:val="24"/>
          <w:lang w:val="en-AU"/>
        </w:rPr>
        <w:fldChar w:fldCharType="end"/>
      </w:r>
      <w:r w:rsidR="00A04C74" w:rsidRPr="00A04C74">
        <w:rPr>
          <w:rFonts w:ascii="Times New Roman" w:hAnsi="Times New Roman" w:cs="Times New Roman"/>
          <w:sz w:val="24"/>
          <w:szCs w:val="24"/>
          <w:lang w:val="en-AU"/>
        </w:rPr>
        <w:t xml:space="preserve">. </w:t>
      </w:r>
      <w:del w:id="232" w:author="Azaz Farooq" w:date="2020-11-06T21:55:00Z">
        <w:r w:rsidR="00A04C74" w:rsidRPr="00A04C74" w:rsidDel="00885BDD">
          <w:rPr>
            <w:rFonts w:ascii="Times New Roman" w:hAnsi="Times New Roman" w:cs="Times New Roman"/>
            <w:sz w:val="24"/>
            <w:szCs w:val="24"/>
            <w:vertAlign w:val="superscript"/>
            <w:lang w:val="en-AU"/>
          </w:rPr>
          <w:footnoteReference w:id="4"/>
        </w:r>
        <w:r w:rsidR="00A04C74" w:rsidRPr="00A04C74" w:rsidDel="00885BDD">
          <w:rPr>
            <w:rFonts w:ascii="Times New Roman" w:hAnsi="Times New Roman" w:cs="Times New Roman"/>
            <w:sz w:val="24"/>
            <w:szCs w:val="24"/>
            <w:lang w:val="en-AU"/>
          </w:rPr>
          <w:delText xml:space="preserve"> </w:delText>
        </w:r>
      </w:del>
    </w:p>
    <w:p w14:paraId="67E4C28E" w14:textId="77777777" w:rsidR="00A04C74" w:rsidRPr="00A04C74" w:rsidDel="00885BDD" w:rsidRDefault="00A04C74">
      <w:pPr>
        <w:spacing w:line="360" w:lineRule="auto"/>
        <w:jc w:val="both"/>
        <w:rPr>
          <w:del w:id="235" w:author="Azaz Farooq" w:date="2020-11-06T21:55:00Z"/>
          <w:rFonts w:ascii="Times New Roman" w:hAnsi="Times New Roman" w:cs="Times New Roman"/>
          <w:sz w:val="24"/>
          <w:szCs w:val="24"/>
          <w:lang w:val="en-AU"/>
        </w:rPr>
      </w:pPr>
      <w:del w:id="236" w:author="Azaz Farooq" w:date="2020-11-06T11:54:00Z">
        <w:r w:rsidRPr="00A04C74" w:rsidDel="007C23F2">
          <w:rPr>
            <w:rFonts w:ascii="Times New Roman" w:hAnsi="Times New Roman" w:cs="Times New Roman"/>
            <w:noProof/>
            <w:sz w:val="24"/>
            <w:szCs w:val="24"/>
            <w:rPrChange w:id="237" w:author="Unknown">
              <w:rPr>
                <w:noProof/>
              </w:rPr>
            </w:rPrChange>
          </w:rPr>
          <w:drawing>
            <wp:inline distT="0" distB="0" distL="0" distR="0" wp14:anchorId="0F1E842A" wp14:editId="20C0ED57">
              <wp:extent cx="2276475" cy="15817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15871" cy="1609132"/>
                      </a:xfrm>
                      <a:prstGeom prst="rect">
                        <a:avLst/>
                      </a:prstGeom>
                    </pic:spPr>
                  </pic:pic>
                </a:graphicData>
              </a:graphic>
            </wp:inline>
          </w:drawing>
        </w:r>
      </w:del>
      <w:del w:id="238" w:author="Azaz Farooq" w:date="2020-11-06T21:55:00Z">
        <w:r w:rsidRPr="00A04C74" w:rsidDel="00885BDD">
          <w:rPr>
            <w:rFonts w:ascii="Times New Roman" w:hAnsi="Times New Roman" w:cs="Times New Roman"/>
            <w:sz w:val="24"/>
            <w:szCs w:val="24"/>
            <w:vertAlign w:val="superscript"/>
            <w:lang w:val="en-AU"/>
          </w:rPr>
          <w:footnoteReference w:id="5"/>
        </w:r>
      </w:del>
    </w:p>
    <w:p w14:paraId="4E08AE88" w14:textId="77777777" w:rsidR="007C23F2" w:rsidRPr="00DD641B" w:rsidRDefault="007C23F2">
      <w:pPr>
        <w:spacing w:line="360" w:lineRule="auto"/>
        <w:jc w:val="both"/>
        <w:rPr>
          <w:ins w:id="241" w:author="Azaz Farooq" w:date="2020-11-06T11:54:00Z"/>
          <w:rFonts w:ascii="Times New Roman" w:hAnsi="Times New Roman" w:cs="Times New Roman"/>
          <w:i/>
          <w:iCs/>
          <w:szCs w:val="24"/>
          <w:lang w:val="en-AU"/>
          <w:rPrChange w:id="242" w:author="Azaz Farooq" w:date="2020-11-06T15:11:00Z">
            <w:rPr>
              <w:ins w:id="243" w:author="Azaz Farooq" w:date="2020-11-06T11:54:00Z"/>
              <w:rFonts w:ascii="Times New Roman" w:hAnsi="Times New Roman" w:cs="Times New Roman"/>
              <w:i/>
              <w:iCs/>
              <w:sz w:val="24"/>
              <w:szCs w:val="24"/>
              <w:lang w:val="en-AU"/>
            </w:rPr>
          </w:rPrChange>
        </w:rPr>
      </w:pPr>
    </w:p>
    <w:p w14:paraId="3E1C754B" w14:textId="77777777" w:rsidR="00A04C74" w:rsidRPr="007A57B8" w:rsidDel="005115F4" w:rsidRDefault="00A04C74">
      <w:pPr>
        <w:pStyle w:val="Heading1"/>
        <w:numPr>
          <w:ilvl w:val="0"/>
          <w:numId w:val="1"/>
        </w:numPr>
        <w:spacing w:line="360" w:lineRule="auto"/>
        <w:rPr>
          <w:del w:id="244" w:author="Azaz Farooq" w:date="2020-11-06T21:40:00Z"/>
          <w:rFonts w:ascii="Times New Roman" w:hAnsi="Times New Roman" w:cs="Times New Roman"/>
          <w:b/>
          <w:lang w:val="en-AU"/>
          <w:rPrChange w:id="245" w:author="Azaz Farooq" w:date="2020-11-07T19:47:00Z">
            <w:rPr>
              <w:del w:id="246" w:author="Azaz Farooq" w:date="2020-11-06T21:40:00Z"/>
              <w:rFonts w:ascii="Times New Roman" w:hAnsi="Times New Roman" w:cs="Times New Roman"/>
              <w:i/>
              <w:iCs/>
              <w:sz w:val="24"/>
              <w:szCs w:val="24"/>
              <w:lang w:val="en-AU"/>
            </w:rPr>
          </w:rPrChange>
        </w:rPr>
        <w:pPrChange w:id="247" w:author="Azaz Farooq" w:date="2020-11-07T18:08:00Z">
          <w:pPr>
            <w:spacing w:line="360" w:lineRule="auto"/>
            <w:jc w:val="both"/>
          </w:pPr>
        </w:pPrChange>
      </w:pPr>
      <w:del w:id="248" w:author="Azaz Farooq" w:date="2020-11-06T21:55:00Z">
        <w:r w:rsidRPr="007A57B8" w:rsidDel="00885BDD">
          <w:rPr>
            <w:rFonts w:ascii="Times New Roman" w:hAnsi="Times New Roman" w:cs="Times New Roman"/>
            <w:b/>
            <w:lang w:val="en-AU"/>
            <w:rPrChange w:id="249" w:author="Azaz Farooq" w:date="2020-11-07T19:47:00Z">
              <w:rPr>
                <w:rFonts w:ascii="Times New Roman" w:hAnsi="Times New Roman" w:cs="Times New Roman"/>
                <w:i/>
                <w:iCs/>
                <w:sz w:val="24"/>
                <w:szCs w:val="24"/>
                <w:lang w:val="en-AU"/>
              </w:rPr>
            </w:rPrChange>
          </w:rPr>
          <w:delText xml:space="preserve">Figure </w:delText>
        </w:r>
        <w:r w:rsidRPr="007A57B8" w:rsidDel="00885BDD">
          <w:rPr>
            <w:rFonts w:ascii="Times New Roman" w:hAnsi="Times New Roman" w:cs="Times New Roman"/>
            <w:b/>
            <w:lang w:val="en-AU"/>
            <w:rPrChange w:id="250" w:author="Azaz Farooq" w:date="2020-11-07T19:47:00Z">
              <w:rPr>
                <w:rFonts w:ascii="Times New Roman" w:hAnsi="Times New Roman" w:cs="Times New Roman"/>
                <w:sz w:val="24"/>
                <w:szCs w:val="24"/>
              </w:rPr>
            </w:rPrChange>
          </w:rPr>
          <w:fldChar w:fldCharType="begin"/>
        </w:r>
        <w:r w:rsidRPr="007A57B8" w:rsidDel="00885BDD">
          <w:rPr>
            <w:rFonts w:ascii="Times New Roman" w:hAnsi="Times New Roman" w:cs="Times New Roman"/>
            <w:b/>
            <w:lang w:val="en-AU"/>
            <w:rPrChange w:id="251" w:author="Azaz Farooq" w:date="2020-11-07T19:47:00Z">
              <w:rPr>
                <w:rFonts w:ascii="Times New Roman" w:hAnsi="Times New Roman" w:cs="Times New Roman"/>
                <w:i/>
                <w:iCs/>
                <w:sz w:val="24"/>
                <w:szCs w:val="24"/>
                <w:lang w:val="en-AU"/>
              </w:rPr>
            </w:rPrChange>
          </w:rPr>
          <w:delInstrText xml:space="preserve"> SEQ Figure \* ARABIC </w:delInstrText>
        </w:r>
        <w:r w:rsidRPr="007A57B8" w:rsidDel="00885BDD">
          <w:rPr>
            <w:rFonts w:ascii="Times New Roman" w:hAnsi="Times New Roman" w:cs="Times New Roman"/>
            <w:b/>
            <w:lang w:val="en-AU"/>
            <w:rPrChange w:id="252" w:author="Azaz Farooq" w:date="2020-11-07T19:47:00Z">
              <w:rPr>
                <w:rFonts w:ascii="Times New Roman" w:hAnsi="Times New Roman" w:cs="Times New Roman"/>
                <w:sz w:val="24"/>
                <w:szCs w:val="24"/>
              </w:rPr>
            </w:rPrChange>
          </w:rPr>
          <w:fldChar w:fldCharType="separate"/>
        </w:r>
        <w:r w:rsidRPr="007A57B8" w:rsidDel="00885BDD">
          <w:rPr>
            <w:rFonts w:ascii="Times New Roman" w:hAnsi="Times New Roman" w:cs="Times New Roman"/>
            <w:b/>
            <w:lang w:val="en-AU"/>
            <w:rPrChange w:id="253" w:author="Azaz Farooq" w:date="2020-11-07T19:47:00Z">
              <w:rPr>
                <w:rFonts w:ascii="Times New Roman" w:hAnsi="Times New Roman" w:cs="Times New Roman"/>
                <w:i/>
                <w:iCs/>
                <w:sz w:val="24"/>
                <w:szCs w:val="24"/>
                <w:lang w:val="en-AU"/>
              </w:rPr>
            </w:rPrChange>
          </w:rPr>
          <w:delText>1</w:delText>
        </w:r>
        <w:r w:rsidRPr="007A57B8" w:rsidDel="00885BDD">
          <w:rPr>
            <w:rFonts w:ascii="Times New Roman" w:hAnsi="Times New Roman" w:cs="Times New Roman"/>
            <w:b/>
            <w:rPrChange w:id="254" w:author="Azaz Farooq" w:date="2020-11-07T19:47:00Z">
              <w:rPr>
                <w:rFonts w:ascii="Times New Roman" w:hAnsi="Times New Roman" w:cs="Times New Roman"/>
                <w:sz w:val="24"/>
                <w:szCs w:val="24"/>
              </w:rPr>
            </w:rPrChange>
          </w:rPr>
          <w:fldChar w:fldCharType="end"/>
        </w:r>
        <w:r w:rsidRPr="007A57B8" w:rsidDel="00885BDD">
          <w:rPr>
            <w:rFonts w:ascii="Times New Roman" w:hAnsi="Times New Roman" w:cs="Times New Roman"/>
            <w:b/>
            <w:lang w:val="en-AU"/>
            <w:rPrChange w:id="255" w:author="Azaz Farooq" w:date="2020-11-07T19:47:00Z">
              <w:rPr>
                <w:rFonts w:ascii="Times New Roman" w:hAnsi="Times New Roman" w:cs="Times New Roman"/>
                <w:i/>
                <w:iCs/>
                <w:sz w:val="24"/>
                <w:szCs w:val="24"/>
                <w:lang w:val="en-AU"/>
              </w:rPr>
            </w:rPrChange>
          </w:rPr>
          <w:delText xml:space="preserve"> Moth eye</w:delText>
        </w:r>
      </w:del>
      <w:del w:id="256" w:author="Azaz Farooq" w:date="2020-11-06T21:56:00Z">
        <w:r w:rsidRPr="007A57B8" w:rsidDel="00885BDD">
          <w:rPr>
            <w:rFonts w:ascii="Times New Roman" w:hAnsi="Times New Roman" w:cs="Times New Roman"/>
            <w:b/>
            <w:sz w:val="24"/>
            <w:lang w:val="en-AU"/>
            <w:rPrChange w:id="257" w:author="Azaz Farooq" w:date="2020-11-07T19:47:00Z">
              <w:rPr>
                <w:sz w:val="24"/>
                <w:lang w:val="en-AU"/>
              </w:rPr>
            </w:rPrChange>
          </w:rPr>
          <w:tab/>
        </w:r>
        <w:r w:rsidRPr="007A57B8" w:rsidDel="00885BDD">
          <w:rPr>
            <w:rFonts w:ascii="Times New Roman" w:hAnsi="Times New Roman" w:cs="Times New Roman"/>
            <w:b/>
            <w:sz w:val="24"/>
            <w:lang w:val="en-AU"/>
            <w:rPrChange w:id="258" w:author="Azaz Farooq" w:date="2020-11-07T19:47:00Z">
              <w:rPr>
                <w:sz w:val="24"/>
                <w:lang w:val="en-AU"/>
              </w:rPr>
            </w:rPrChange>
          </w:rPr>
          <w:tab/>
        </w:r>
      </w:del>
      <w:del w:id="259" w:author="Azaz Farooq" w:date="2020-11-06T18:10:00Z">
        <w:r w:rsidRPr="007A57B8" w:rsidDel="00F64FB0">
          <w:rPr>
            <w:rFonts w:ascii="Times New Roman" w:hAnsi="Times New Roman" w:cs="Times New Roman"/>
            <w:b/>
            <w:sz w:val="24"/>
            <w:lang w:val="en-AU"/>
            <w:rPrChange w:id="260" w:author="Azaz Farooq" w:date="2020-11-07T19:47:00Z">
              <w:rPr>
                <w:sz w:val="24"/>
                <w:lang w:val="en-AU"/>
              </w:rPr>
            </w:rPrChange>
          </w:rPr>
          <w:tab/>
        </w:r>
        <w:r w:rsidRPr="007A57B8" w:rsidDel="00F64FB0">
          <w:rPr>
            <w:rFonts w:ascii="Times New Roman" w:hAnsi="Times New Roman" w:cs="Times New Roman"/>
            <w:b/>
            <w:sz w:val="24"/>
            <w:lang w:val="en-AU"/>
            <w:rPrChange w:id="261" w:author="Azaz Farooq" w:date="2020-11-07T19:47:00Z">
              <w:rPr>
                <w:sz w:val="24"/>
                <w:lang w:val="en-AU"/>
              </w:rPr>
            </w:rPrChange>
          </w:rPr>
          <w:tab/>
        </w:r>
      </w:del>
      <w:del w:id="262" w:author="Azaz Farooq" w:date="2020-11-06T21:56:00Z">
        <w:r w:rsidRPr="007A57B8" w:rsidDel="00885BDD">
          <w:rPr>
            <w:rFonts w:ascii="Times New Roman" w:hAnsi="Times New Roman" w:cs="Times New Roman"/>
            <w:b/>
            <w:lang w:val="en-AU"/>
            <w:rPrChange w:id="263" w:author="Azaz Farooq" w:date="2020-11-07T19:47:00Z">
              <w:rPr>
                <w:rFonts w:ascii="Times New Roman" w:hAnsi="Times New Roman" w:cs="Times New Roman"/>
                <w:i/>
                <w:iCs/>
                <w:sz w:val="24"/>
                <w:szCs w:val="24"/>
                <w:lang w:val="en-AU"/>
              </w:rPr>
            </w:rPrChange>
          </w:rPr>
          <w:delText xml:space="preserve">Figure </w:delText>
        </w:r>
        <w:r w:rsidRPr="007A57B8" w:rsidDel="00885BDD">
          <w:rPr>
            <w:rFonts w:ascii="Times New Roman" w:hAnsi="Times New Roman" w:cs="Times New Roman"/>
            <w:b/>
            <w:lang w:val="en-AU"/>
            <w:rPrChange w:id="264" w:author="Azaz Farooq" w:date="2020-11-07T19:47:00Z">
              <w:rPr>
                <w:rFonts w:ascii="Times New Roman" w:hAnsi="Times New Roman" w:cs="Times New Roman"/>
                <w:sz w:val="24"/>
                <w:szCs w:val="24"/>
              </w:rPr>
            </w:rPrChange>
          </w:rPr>
          <w:fldChar w:fldCharType="begin"/>
        </w:r>
        <w:r w:rsidRPr="007A57B8" w:rsidDel="00885BDD">
          <w:rPr>
            <w:rFonts w:ascii="Times New Roman" w:hAnsi="Times New Roman" w:cs="Times New Roman"/>
            <w:b/>
            <w:lang w:val="en-AU"/>
            <w:rPrChange w:id="265" w:author="Azaz Farooq" w:date="2020-11-07T19:47:00Z">
              <w:rPr>
                <w:rFonts w:ascii="Times New Roman" w:hAnsi="Times New Roman" w:cs="Times New Roman"/>
                <w:i/>
                <w:iCs/>
                <w:sz w:val="24"/>
                <w:szCs w:val="24"/>
                <w:lang w:val="en-AU"/>
              </w:rPr>
            </w:rPrChange>
          </w:rPr>
          <w:delInstrText xml:space="preserve"> SEQ Figure \* ARABIC </w:delInstrText>
        </w:r>
        <w:r w:rsidRPr="007A57B8" w:rsidDel="00885BDD">
          <w:rPr>
            <w:rFonts w:ascii="Times New Roman" w:hAnsi="Times New Roman" w:cs="Times New Roman"/>
            <w:b/>
            <w:lang w:val="en-AU"/>
            <w:rPrChange w:id="266" w:author="Azaz Farooq" w:date="2020-11-07T19:47:00Z">
              <w:rPr>
                <w:rFonts w:ascii="Times New Roman" w:hAnsi="Times New Roman" w:cs="Times New Roman"/>
                <w:sz w:val="24"/>
                <w:szCs w:val="24"/>
              </w:rPr>
            </w:rPrChange>
          </w:rPr>
          <w:fldChar w:fldCharType="separate"/>
        </w:r>
        <w:r w:rsidRPr="007A57B8" w:rsidDel="00885BDD">
          <w:rPr>
            <w:rFonts w:ascii="Times New Roman" w:hAnsi="Times New Roman" w:cs="Times New Roman"/>
            <w:b/>
            <w:lang w:val="en-AU"/>
            <w:rPrChange w:id="267" w:author="Azaz Farooq" w:date="2020-11-07T19:47:00Z">
              <w:rPr>
                <w:rFonts w:ascii="Times New Roman" w:hAnsi="Times New Roman" w:cs="Times New Roman"/>
                <w:i/>
                <w:iCs/>
                <w:sz w:val="24"/>
                <w:szCs w:val="24"/>
                <w:lang w:val="en-AU"/>
              </w:rPr>
            </w:rPrChange>
          </w:rPr>
          <w:delText>2</w:delText>
        </w:r>
        <w:r w:rsidRPr="007A57B8" w:rsidDel="00885BDD">
          <w:rPr>
            <w:rFonts w:ascii="Times New Roman" w:hAnsi="Times New Roman" w:cs="Times New Roman"/>
            <w:b/>
            <w:rPrChange w:id="268" w:author="Azaz Farooq" w:date="2020-11-07T19:47:00Z">
              <w:rPr>
                <w:rFonts w:ascii="Times New Roman" w:hAnsi="Times New Roman" w:cs="Times New Roman"/>
                <w:sz w:val="24"/>
                <w:szCs w:val="24"/>
              </w:rPr>
            </w:rPrChange>
          </w:rPr>
          <w:fldChar w:fldCharType="end"/>
        </w:r>
        <w:r w:rsidRPr="007A57B8" w:rsidDel="00885BDD">
          <w:rPr>
            <w:rFonts w:ascii="Times New Roman" w:hAnsi="Times New Roman" w:cs="Times New Roman"/>
            <w:b/>
            <w:lang w:val="en-AU"/>
            <w:rPrChange w:id="269" w:author="Azaz Farooq" w:date="2020-11-07T19:47:00Z">
              <w:rPr>
                <w:rFonts w:ascii="Times New Roman" w:hAnsi="Times New Roman" w:cs="Times New Roman"/>
                <w:i/>
                <w:iCs/>
                <w:sz w:val="24"/>
                <w:szCs w:val="24"/>
                <w:lang w:val="en-AU"/>
              </w:rPr>
            </w:rPrChange>
          </w:rPr>
          <w:delText xml:space="preserve"> Textured Diamond</w:delText>
        </w:r>
      </w:del>
    </w:p>
    <w:p w14:paraId="64CC8893" w14:textId="77777777" w:rsidR="00FB54C2" w:rsidRPr="007A57B8" w:rsidRDefault="00BE2AF8">
      <w:pPr>
        <w:pStyle w:val="Heading1"/>
        <w:numPr>
          <w:ilvl w:val="0"/>
          <w:numId w:val="1"/>
        </w:numPr>
        <w:spacing w:line="360" w:lineRule="auto"/>
        <w:rPr>
          <w:ins w:id="270" w:author="Azaz Farooq" w:date="2020-11-06T12:05:00Z"/>
          <w:rFonts w:ascii="Times New Roman" w:hAnsi="Times New Roman" w:cs="Times New Roman"/>
          <w:b/>
          <w:rPrChange w:id="271" w:author="Azaz Farooq" w:date="2020-11-07T19:47:00Z">
            <w:rPr>
              <w:ins w:id="272" w:author="Azaz Farooq" w:date="2020-11-06T12:05:00Z"/>
            </w:rPr>
          </w:rPrChange>
        </w:rPr>
        <w:pPrChange w:id="273" w:author="Azaz Farooq" w:date="2020-11-07T18:08:00Z">
          <w:pPr>
            <w:spacing w:line="360" w:lineRule="auto"/>
            <w:jc w:val="both"/>
          </w:pPr>
        </w:pPrChange>
      </w:pPr>
      <w:ins w:id="274" w:author="Azaz Farooq" w:date="2020-11-06T12:05:00Z">
        <w:r w:rsidRPr="007A57B8">
          <w:rPr>
            <w:rFonts w:ascii="Times New Roman" w:hAnsi="Times New Roman" w:cs="Times New Roman"/>
            <w:b/>
            <w:color w:val="auto"/>
            <w:rPrChange w:id="275" w:author="Azaz Farooq" w:date="2020-11-07T19:47:00Z">
              <w:rPr/>
            </w:rPrChange>
          </w:rPr>
          <w:t>Theory</w:t>
        </w:r>
      </w:ins>
    </w:p>
    <w:p w14:paraId="15A05070" w14:textId="349451A8" w:rsidR="00497A8A" w:rsidRDefault="00854B6E">
      <w:pPr>
        <w:spacing w:line="360" w:lineRule="auto"/>
        <w:jc w:val="both"/>
        <w:rPr>
          <w:ins w:id="276" w:author="Azaz Farooq" w:date="2020-11-06T13:04:00Z"/>
          <w:rFonts w:ascii="Times New Roman" w:hAnsi="Times New Roman" w:cs="Times New Roman"/>
          <w:sz w:val="24"/>
        </w:rPr>
      </w:pPr>
      <w:ins w:id="277" w:author="Azaz Farooq" w:date="2020-11-06T12:56:00Z">
        <w:r w:rsidRPr="00854B6E">
          <w:rPr>
            <w:rFonts w:ascii="Times New Roman" w:hAnsi="Times New Roman" w:cs="Times New Roman"/>
            <w:sz w:val="24"/>
          </w:rPr>
          <w:t>A simple way of determining the relationship between two separate datasets is by comparison of patterns with template data. Particularly, by a method of single or multi</w:t>
        </w:r>
        <w:del w:id="278" w:author="Engr.Azaz" w:date="2020-11-07T21:43:00Z">
          <w:r w:rsidRPr="00854B6E" w:rsidDel="00CF55BC">
            <w:rPr>
              <w:rFonts w:ascii="Times New Roman" w:hAnsi="Times New Roman" w:cs="Times New Roman"/>
              <w:sz w:val="24"/>
            </w:rPr>
            <w:delText xml:space="preserve"> </w:delText>
          </w:r>
        </w:del>
      </w:ins>
      <w:ins w:id="279" w:author="Engr.Azaz" w:date="2020-11-07T21:43:00Z">
        <w:r w:rsidR="00CF55BC">
          <w:rPr>
            <w:rFonts w:ascii="Times New Roman" w:hAnsi="Times New Roman" w:cs="Times New Roman"/>
            <w:sz w:val="24"/>
          </w:rPr>
          <w:t>-</w:t>
        </w:r>
      </w:ins>
      <w:ins w:id="280" w:author="Azaz Farooq" w:date="2020-11-06T12:56:00Z">
        <w:r w:rsidRPr="00854B6E">
          <w:rPr>
            <w:rFonts w:ascii="Times New Roman" w:hAnsi="Times New Roman" w:cs="Times New Roman"/>
            <w:sz w:val="24"/>
          </w:rPr>
          <w:t xml:space="preserve">element template matching via correlation calculation. Correlation, also </w:t>
        </w:r>
      </w:ins>
      <w:ins w:id="281" w:author="Azaz Farooq" w:date="2020-11-07T19:25:00Z">
        <w:r w:rsidR="00E42569">
          <w:rPr>
            <w:rFonts w:ascii="Times New Roman" w:hAnsi="Times New Roman" w:cs="Times New Roman"/>
            <w:sz w:val="24"/>
          </w:rPr>
          <w:t xml:space="preserve">called </w:t>
        </w:r>
      </w:ins>
      <w:ins w:id="282" w:author="Azaz Farooq" w:date="2020-11-06T12:56:00Z">
        <w:r w:rsidRPr="00854B6E">
          <w:rPr>
            <w:rFonts w:ascii="Times New Roman" w:hAnsi="Times New Roman" w:cs="Times New Roman"/>
            <w:sz w:val="24"/>
          </w:rPr>
          <w:t>covariance, is a measure of the strength of a linear relationship between two or more quantitative variables. Computationally, two classical approaches to find the cross-corre</w:t>
        </w:r>
        <w:r w:rsidR="007E5C4D">
          <w:rPr>
            <w:rFonts w:ascii="Times New Roman" w:hAnsi="Times New Roman" w:cs="Times New Roman"/>
            <w:sz w:val="24"/>
          </w:rPr>
          <w:t>lation, spatial</w:t>
        </w:r>
      </w:ins>
      <w:ins w:id="283" w:author="Azaz Farooq" w:date="2020-11-06T13:04:00Z">
        <w:r w:rsidR="007E5C4D">
          <w:rPr>
            <w:rFonts w:ascii="Times New Roman" w:hAnsi="Times New Roman" w:cs="Times New Roman"/>
            <w:sz w:val="24"/>
          </w:rPr>
          <w:t>, and</w:t>
        </w:r>
      </w:ins>
      <w:ins w:id="284" w:author="Azaz Farooq" w:date="2020-11-06T12:56:00Z">
        <w:r w:rsidR="007E5C4D">
          <w:rPr>
            <w:rFonts w:ascii="Times New Roman" w:hAnsi="Times New Roman" w:cs="Times New Roman"/>
            <w:sz w:val="24"/>
          </w:rPr>
          <w:t xml:space="preserve"> spectral</w:t>
        </w:r>
        <w:r w:rsidRPr="00854B6E">
          <w:rPr>
            <w:rFonts w:ascii="Times New Roman" w:hAnsi="Times New Roman" w:cs="Times New Roman"/>
            <w:sz w:val="24"/>
          </w:rPr>
          <w:t xml:space="preserve"> are implemented in this project.</w:t>
        </w:r>
      </w:ins>
    </w:p>
    <w:p w14:paraId="423A94C8" w14:textId="77777777" w:rsidR="00E3519E" w:rsidRPr="00F6377E" w:rsidRDefault="00E3519E">
      <w:pPr>
        <w:pStyle w:val="ListParagraph"/>
        <w:numPr>
          <w:ilvl w:val="1"/>
          <w:numId w:val="1"/>
        </w:numPr>
        <w:spacing w:line="360" w:lineRule="auto"/>
        <w:ind w:left="1080"/>
        <w:jc w:val="both"/>
        <w:rPr>
          <w:ins w:id="285" w:author="Azaz Farooq" w:date="2020-11-06T13:05:00Z"/>
          <w:rFonts w:ascii="Times New Roman" w:hAnsi="Times New Roman" w:cs="Times New Roman"/>
          <w:sz w:val="24"/>
          <w:lang w:val="en-AU"/>
        </w:rPr>
        <w:pPrChange w:id="286" w:author="Azaz Farooq" w:date="2020-11-07T18:08:00Z">
          <w:pPr>
            <w:numPr>
              <w:numId w:val="2"/>
            </w:numPr>
            <w:ind w:left="720" w:hanging="360"/>
            <w:jc w:val="both"/>
          </w:pPr>
        </w:pPrChange>
      </w:pPr>
      <w:ins w:id="287" w:author="Azaz Farooq" w:date="2020-11-06T13:05:00Z">
        <w:r w:rsidRPr="00F6377E">
          <w:rPr>
            <w:rStyle w:val="Heading2Char"/>
            <w:rFonts w:ascii="Times New Roman" w:hAnsi="Times New Roman" w:cs="Times New Roman"/>
            <w:color w:val="auto"/>
            <w:rPrChange w:id="288" w:author="Azaz Farooq" w:date="2020-11-07T19:47:00Z">
              <w:rPr>
                <w:rFonts w:ascii="Times New Roman" w:hAnsi="Times New Roman" w:cs="Times New Roman"/>
                <w:sz w:val="24"/>
                <w:lang w:val="en-AU"/>
              </w:rPr>
            </w:rPrChange>
          </w:rPr>
          <w:t>Pattern matching</w:t>
        </w:r>
      </w:ins>
    </w:p>
    <w:p w14:paraId="5C6A8A0E" w14:textId="506E6E5C" w:rsidR="00E3519E" w:rsidRPr="00D81640" w:rsidRDefault="00591B4B">
      <w:pPr>
        <w:pStyle w:val="Heading3"/>
        <w:spacing w:line="360" w:lineRule="auto"/>
        <w:ind w:left="720"/>
        <w:rPr>
          <w:ins w:id="289" w:author="Azaz Farooq" w:date="2020-11-06T13:05:00Z"/>
          <w:rFonts w:ascii="Times New Roman" w:hAnsi="Times New Roman" w:cs="Times New Roman"/>
          <w:lang w:val="en-AU"/>
          <w:rPrChange w:id="290" w:author="Azaz Farooq" w:date="2020-11-07T19:47:00Z">
            <w:rPr>
              <w:ins w:id="291" w:author="Azaz Farooq" w:date="2020-11-06T13:05:00Z"/>
              <w:lang w:val="en-AU"/>
            </w:rPr>
          </w:rPrChange>
        </w:rPr>
        <w:pPrChange w:id="292" w:author="Azaz Farooq" w:date="2020-11-07T18:08:00Z">
          <w:pPr>
            <w:numPr>
              <w:ilvl w:val="1"/>
              <w:numId w:val="2"/>
            </w:numPr>
            <w:ind w:left="1152" w:hanging="432"/>
            <w:jc w:val="both"/>
          </w:pPr>
        </w:pPrChange>
      </w:pPr>
      <w:ins w:id="293" w:author="Azaz Farooq" w:date="2020-11-06T13:05:00Z">
        <w:r w:rsidRPr="00D81640">
          <w:rPr>
            <w:rFonts w:ascii="Times New Roman" w:hAnsi="Times New Roman" w:cs="Times New Roman"/>
            <w:color w:val="auto"/>
            <w:lang w:val="en-AU"/>
            <w:rPrChange w:id="294" w:author="Azaz Farooq" w:date="2020-11-07T19:47:00Z">
              <w:rPr>
                <w:lang w:val="en-AU"/>
              </w:rPr>
            </w:rPrChange>
          </w:rPr>
          <w:t xml:space="preserve">2.1.1 </w:t>
        </w:r>
        <w:r w:rsidR="00E3519E" w:rsidRPr="00D81640">
          <w:rPr>
            <w:rFonts w:ascii="Times New Roman" w:hAnsi="Times New Roman" w:cs="Times New Roman"/>
            <w:color w:val="auto"/>
            <w:lang w:val="en-AU"/>
            <w:rPrChange w:id="295" w:author="Azaz Farooq" w:date="2020-11-07T19:47:00Z">
              <w:rPr>
                <w:lang w:val="en-AU"/>
              </w:rPr>
            </w:rPrChange>
          </w:rPr>
          <w:t>Cross</w:t>
        </w:r>
        <w:del w:id="296" w:author="Engr.Azaz" w:date="2020-11-07T21:43:00Z">
          <w:r w:rsidR="00E3519E" w:rsidRPr="00D81640" w:rsidDel="00CF55BC">
            <w:rPr>
              <w:rFonts w:ascii="Times New Roman" w:hAnsi="Times New Roman" w:cs="Times New Roman"/>
              <w:color w:val="auto"/>
              <w:lang w:val="en-AU"/>
              <w:rPrChange w:id="297" w:author="Azaz Farooq" w:date="2020-11-07T19:47:00Z">
                <w:rPr>
                  <w:lang w:val="en-AU"/>
                </w:rPr>
              </w:rPrChange>
            </w:rPr>
            <w:delText xml:space="preserve"> </w:delText>
          </w:r>
        </w:del>
      </w:ins>
      <w:ins w:id="298" w:author="Engr.Azaz" w:date="2020-11-07T21:43:00Z">
        <w:r w:rsidR="00CF55BC">
          <w:rPr>
            <w:rFonts w:ascii="Times New Roman" w:hAnsi="Times New Roman" w:cs="Times New Roman"/>
            <w:color w:val="auto"/>
            <w:lang w:val="en-AU"/>
          </w:rPr>
          <w:t>-</w:t>
        </w:r>
      </w:ins>
      <w:ins w:id="299" w:author="Azaz Farooq" w:date="2020-11-06T13:05:00Z">
        <w:r w:rsidR="00E3519E" w:rsidRPr="00D81640">
          <w:rPr>
            <w:rFonts w:ascii="Times New Roman" w:hAnsi="Times New Roman" w:cs="Times New Roman"/>
            <w:color w:val="auto"/>
            <w:lang w:val="en-AU"/>
            <w:rPrChange w:id="300" w:author="Azaz Farooq" w:date="2020-11-07T19:47:00Z">
              <w:rPr>
                <w:lang w:val="en-AU"/>
              </w:rPr>
            </w:rPrChange>
          </w:rPr>
          <w:t>correlation</w:t>
        </w:r>
      </w:ins>
    </w:p>
    <w:p w14:paraId="7E3F2D46" w14:textId="12225F9A" w:rsidR="00E3519E" w:rsidRDefault="00E3519E">
      <w:pPr>
        <w:spacing w:line="360" w:lineRule="auto"/>
        <w:jc w:val="both"/>
        <w:rPr>
          <w:ins w:id="301" w:author="Azaz Farooq" w:date="2020-11-06T13:45:00Z"/>
          <w:rFonts w:ascii="Times New Roman" w:hAnsi="Times New Roman" w:cs="Times New Roman"/>
          <w:sz w:val="24"/>
        </w:rPr>
        <w:pPrChange w:id="302" w:author="Azaz Farooq" w:date="2020-11-07T18:08:00Z">
          <w:pPr>
            <w:jc w:val="both"/>
          </w:pPr>
        </w:pPrChange>
      </w:pPr>
      <w:ins w:id="303" w:author="Azaz Farooq" w:date="2020-11-06T13:05:00Z">
        <w:r w:rsidRPr="00E3519E">
          <w:rPr>
            <w:rFonts w:ascii="Times New Roman" w:hAnsi="Times New Roman" w:cs="Times New Roman"/>
            <w:sz w:val="24"/>
            <w:lang w:val="en-AU"/>
          </w:rPr>
          <w:t>Stati</w:t>
        </w:r>
      </w:ins>
      <w:ins w:id="304" w:author="Azaz Farooq" w:date="2020-11-06T13:10:00Z">
        <w:r w:rsidR="00D56D44">
          <w:rPr>
            <w:rFonts w:ascii="Times New Roman" w:hAnsi="Times New Roman" w:cs="Times New Roman"/>
            <w:sz w:val="24"/>
            <w:lang w:val="en-AU"/>
          </w:rPr>
          <w:t>sti</w:t>
        </w:r>
      </w:ins>
      <w:ins w:id="305" w:author="Azaz Farooq" w:date="2020-11-06T13:05:00Z">
        <w:r w:rsidRPr="00E3519E">
          <w:rPr>
            <w:rFonts w:ascii="Times New Roman" w:hAnsi="Times New Roman" w:cs="Times New Roman"/>
            <w:sz w:val="24"/>
            <w:lang w:val="en-AU"/>
          </w:rPr>
          <w:t>cally, cross</w:t>
        </w:r>
        <w:del w:id="306" w:author="Engr.Azaz" w:date="2020-11-07T21:43:00Z">
          <w:r w:rsidRPr="00E3519E" w:rsidDel="00CF55BC">
            <w:rPr>
              <w:rFonts w:ascii="Times New Roman" w:hAnsi="Times New Roman" w:cs="Times New Roman"/>
              <w:sz w:val="24"/>
              <w:lang w:val="en-AU"/>
            </w:rPr>
            <w:delText xml:space="preserve"> </w:delText>
          </w:r>
        </w:del>
      </w:ins>
      <w:ins w:id="307" w:author="Engr.Azaz" w:date="2020-11-07T21:43:00Z">
        <w:r w:rsidR="00CF55BC">
          <w:rPr>
            <w:rFonts w:ascii="Times New Roman" w:hAnsi="Times New Roman" w:cs="Times New Roman"/>
            <w:sz w:val="24"/>
            <w:lang w:val="en-AU"/>
          </w:rPr>
          <w:t>-</w:t>
        </w:r>
      </w:ins>
      <w:ins w:id="308" w:author="Azaz Farooq" w:date="2020-11-06T13:05:00Z">
        <w:r w:rsidRPr="00E3519E">
          <w:rPr>
            <w:rFonts w:ascii="Times New Roman" w:hAnsi="Times New Roman" w:cs="Times New Roman"/>
            <w:sz w:val="24"/>
            <w:lang w:val="en-AU"/>
          </w:rPr>
          <w:t xml:space="preserve">correlation </w:t>
        </w:r>
      </w:ins>
      <w:ins w:id="309" w:author="Azaz Farooq" w:date="2020-11-06T13:17:00Z">
        <w:r w:rsidR="00B6172B" w:rsidRPr="00E3519E">
          <w:rPr>
            <w:rFonts w:ascii="Times New Roman" w:hAnsi="Times New Roman" w:cs="Times New Roman"/>
            <w:sz w:val="24"/>
            <w:lang w:val="en-AU"/>
          </w:rPr>
          <w:t>provides the degree of strength of a linear relationship between two or more quantitative variables</w:t>
        </w:r>
      </w:ins>
      <w:ins w:id="310" w:author="Azaz Farooq" w:date="2020-11-07T20:25:00Z">
        <w:r w:rsidR="00080980">
          <w:rPr>
            <w:rFonts w:ascii="Times New Roman" w:hAnsi="Times New Roman" w:cs="Times New Roman"/>
            <w:sz w:val="24"/>
            <w:lang w:val="en-AU"/>
          </w:rPr>
          <w:t xml:space="preserve"> </w:t>
        </w:r>
      </w:ins>
      <w:r w:rsidR="009A7F75">
        <w:rPr>
          <w:rFonts w:ascii="Times New Roman" w:hAnsi="Times New Roman" w:cs="Times New Roman"/>
          <w:sz w:val="24"/>
          <w:lang w:val="en-AU"/>
        </w:rPr>
        <w:fldChar w:fldCharType="begin"/>
      </w:r>
      <w:r w:rsidR="009A7F75">
        <w:rPr>
          <w:rFonts w:ascii="Times New Roman" w:hAnsi="Times New Roman" w:cs="Times New Roman"/>
          <w:sz w:val="24"/>
          <w:lang w:val="en-AU"/>
        </w:rPr>
        <w:instrText xml:space="preserve"> ADDIN EN.CITE &lt;EndNote&gt;&lt;Cite&gt;&lt;Author&gt;Derrick&lt;/Author&gt;&lt;Year&gt;2004&lt;/Year&gt;&lt;RecNum&gt;12&lt;/RecNum&gt;&lt;DisplayText&gt;(Derrick &amp;amp; Thomas, 2004)&lt;/DisplayText&gt;&lt;record&gt;&lt;rec-number&gt;12&lt;/rec-number&gt;&lt;foreign-keys&gt;&lt;key app="EN" db-id="st9pxrsxjdsptse9ezpvpevmw9fseftz05ve" timestamp="1604762837"&gt;12&lt;/key&gt;&lt;/foreign-keys&gt;&lt;ref-type name="Journal Article"&gt;17&lt;/ref-type&gt;&lt;contributors&gt;&lt;authors&gt;&lt;author&gt;Derrick, Timothy R&lt;/author&gt;&lt;author&gt;Thomas, Joshua M&lt;/author&gt;&lt;/authors&gt;&lt;/contributors&gt;&lt;titles&gt;&lt;title&gt;Time series analysis: the cross-correlation function&lt;/title&gt;&lt;/titles&gt;&lt;dates&gt;&lt;year&gt;2004&lt;/year&gt;&lt;/dates&gt;&lt;urls&gt;&lt;/urls&gt;&lt;/record&gt;&lt;/Cite&gt;&lt;/EndNote&gt;</w:instrText>
      </w:r>
      <w:r w:rsidR="009A7F75">
        <w:rPr>
          <w:rFonts w:ascii="Times New Roman" w:hAnsi="Times New Roman" w:cs="Times New Roman"/>
          <w:sz w:val="24"/>
          <w:lang w:val="en-AU"/>
        </w:rPr>
        <w:fldChar w:fldCharType="separate"/>
      </w:r>
      <w:r w:rsidR="009A7F75">
        <w:rPr>
          <w:rFonts w:ascii="Times New Roman" w:hAnsi="Times New Roman" w:cs="Times New Roman"/>
          <w:noProof/>
          <w:sz w:val="24"/>
          <w:lang w:val="en-AU"/>
        </w:rPr>
        <w:t>(</w:t>
      </w:r>
      <w:r w:rsidR="00725766">
        <w:rPr>
          <w:rFonts w:ascii="Times New Roman" w:hAnsi="Times New Roman" w:cs="Times New Roman"/>
          <w:noProof/>
          <w:sz w:val="24"/>
          <w:lang w:val="en-AU"/>
        </w:rPr>
        <w:fldChar w:fldCharType="begin"/>
      </w:r>
      <w:r w:rsidR="00725766">
        <w:rPr>
          <w:rFonts w:ascii="Times New Roman" w:hAnsi="Times New Roman" w:cs="Times New Roman"/>
          <w:noProof/>
          <w:sz w:val="24"/>
          <w:lang w:val="en-AU"/>
        </w:rPr>
        <w:instrText xml:space="preserve"> HYPERLINK \l "_ENREF_1" \o "Derrick, 2004 #12" </w:instrText>
      </w:r>
      <w:r w:rsidR="00725766">
        <w:rPr>
          <w:rFonts w:ascii="Times New Roman" w:hAnsi="Times New Roman" w:cs="Times New Roman"/>
          <w:noProof/>
          <w:sz w:val="24"/>
          <w:lang w:val="en-AU"/>
        </w:rPr>
        <w:fldChar w:fldCharType="separate"/>
      </w:r>
      <w:r w:rsidR="00725766">
        <w:rPr>
          <w:rFonts w:ascii="Times New Roman" w:hAnsi="Times New Roman" w:cs="Times New Roman"/>
          <w:noProof/>
          <w:sz w:val="24"/>
          <w:lang w:val="en-AU"/>
        </w:rPr>
        <w:t>Derrick &amp; Thomas, 2004</w:t>
      </w:r>
      <w:r w:rsidR="00725766">
        <w:rPr>
          <w:rFonts w:ascii="Times New Roman" w:hAnsi="Times New Roman" w:cs="Times New Roman"/>
          <w:noProof/>
          <w:sz w:val="24"/>
          <w:lang w:val="en-AU"/>
        </w:rPr>
        <w:fldChar w:fldCharType="end"/>
      </w:r>
      <w:r w:rsidR="009A7F75">
        <w:rPr>
          <w:rFonts w:ascii="Times New Roman" w:hAnsi="Times New Roman" w:cs="Times New Roman"/>
          <w:noProof/>
          <w:sz w:val="24"/>
          <w:lang w:val="en-AU"/>
        </w:rPr>
        <w:t>)</w:t>
      </w:r>
      <w:r w:rsidR="009A7F75">
        <w:rPr>
          <w:rFonts w:ascii="Times New Roman" w:hAnsi="Times New Roman" w:cs="Times New Roman"/>
          <w:sz w:val="24"/>
          <w:lang w:val="en-AU"/>
        </w:rPr>
        <w:fldChar w:fldCharType="end"/>
      </w:r>
      <w:ins w:id="311" w:author="Azaz Farooq" w:date="2020-11-06T13:17:00Z">
        <w:r w:rsidR="00B6172B" w:rsidRPr="00E3519E">
          <w:rPr>
            <w:rFonts w:ascii="Times New Roman" w:hAnsi="Times New Roman" w:cs="Times New Roman"/>
            <w:sz w:val="24"/>
            <w:lang w:val="en-AU"/>
          </w:rPr>
          <w:t>.</w:t>
        </w:r>
        <w:r w:rsidR="00B6172B">
          <w:rPr>
            <w:rFonts w:ascii="Times New Roman" w:hAnsi="Times New Roman" w:cs="Times New Roman"/>
            <w:sz w:val="24"/>
            <w:lang w:val="en-AU"/>
          </w:rPr>
          <w:t xml:space="preserve"> </w:t>
        </w:r>
      </w:ins>
      <w:ins w:id="312" w:author="Azaz Farooq" w:date="2020-11-06T13:05:00Z">
        <w:r w:rsidRPr="00E3519E">
          <w:rPr>
            <w:rFonts w:ascii="Times New Roman" w:hAnsi="Times New Roman" w:cs="Times New Roman"/>
            <w:sz w:val="24"/>
            <w:lang w:val="en-AU"/>
          </w:rPr>
          <w:t>The correlation value may be determined from a normali</w:t>
        </w:r>
        <w:del w:id="313" w:author="Engr.Azaz" w:date="2020-11-07T21:43:00Z">
          <w:r w:rsidRPr="00E3519E" w:rsidDel="00CF55BC">
            <w:rPr>
              <w:rFonts w:ascii="Times New Roman" w:hAnsi="Times New Roman" w:cs="Times New Roman"/>
              <w:sz w:val="24"/>
              <w:lang w:val="en-AU"/>
            </w:rPr>
            <w:delText>s</w:delText>
          </w:r>
        </w:del>
      </w:ins>
      <w:ins w:id="314" w:author="Engr.Azaz" w:date="2020-11-07T21:43:00Z">
        <w:r w:rsidR="00CF55BC">
          <w:rPr>
            <w:rFonts w:ascii="Times New Roman" w:hAnsi="Times New Roman" w:cs="Times New Roman"/>
            <w:sz w:val="24"/>
            <w:lang w:val="en-AU"/>
          </w:rPr>
          <w:t>z</w:t>
        </w:r>
      </w:ins>
      <w:ins w:id="315" w:author="Azaz Farooq" w:date="2020-11-06T13:05:00Z">
        <w:r w:rsidRPr="00E3519E">
          <w:rPr>
            <w:rFonts w:ascii="Times New Roman" w:hAnsi="Times New Roman" w:cs="Times New Roman"/>
            <w:sz w:val="24"/>
            <w:lang w:val="en-AU"/>
          </w:rPr>
          <w:t>ed weighting</w:t>
        </w:r>
        <w:r w:rsidR="005E4CD6">
          <w:rPr>
            <w:rFonts w:ascii="Times New Roman" w:hAnsi="Times New Roman" w:cs="Times New Roman"/>
            <w:sz w:val="24"/>
            <w:lang w:val="en-AU"/>
          </w:rPr>
          <w:t xml:space="preserve"> of the data set.</w:t>
        </w:r>
        <w:r w:rsidRPr="00E3519E">
          <w:rPr>
            <w:rFonts w:ascii="Times New Roman" w:hAnsi="Times New Roman" w:cs="Times New Roman"/>
            <w:sz w:val="24"/>
            <w:lang w:val="en-AU"/>
          </w:rPr>
          <w:t xml:space="preserve"> </w:t>
        </w:r>
      </w:ins>
      <w:ins w:id="316" w:author="Azaz Farooq" w:date="2020-11-07T19:28:00Z">
        <w:r w:rsidR="00D00FA5">
          <w:rPr>
            <w:rFonts w:ascii="Times New Roman" w:hAnsi="Times New Roman" w:cs="Times New Roman"/>
            <w:sz w:val="24"/>
          </w:rPr>
          <w:t>I</w:t>
        </w:r>
        <w:r w:rsidR="00D00FA5" w:rsidRPr="00E3519E">
          <w:rPr>
            <w:rFonts w:ascii="Times New Roman" w:hAnsi="Times New Roman" w:cs="Times New Roman"/>
            <w:sz w:val="24"/>
          </w:rPr>
          <w:t>n general</w:t>
        </w:r>
        <w:r w:rsidR="00AD6488">
          <w:rPr>
            <w:rFonts w:ascii="Times New Roman" w:hAnsi="Times New Roman" w:cs="Times New Roman"/>
            <w:sz w:val="24"/>
          </w:rPr>
          <w:t>,</w:t>
        </w:r>
        <w:r w:rsidR="00D00FA5" w:rsidRPr="00E3519E">
          <w:rPr>
            <w:rFonts w:ascii="Times New Roman" w:hAnsi="Times New Roman" w:cs="Times New Roman"/>
            <w:sz w:val="24"/>
          </w:rPr>
          <w:t xml:space="preserve"> </w:t>
        </w:r>
      </w:ins>
      <w:ins w:id="317" w:author="Azaz Farooq" w:date="2020-11-06T13:05:00Z">
        <w:r w:rsidR="00AD6488">
          <w:rPr>
            <w:rFonts w:ascii="Times New Roman" w:hAnsi="Times New Roman" w:cs="Times New Roman"/>
            <w:sz w:val="24"/>
            <w:lang w:val="en-AU"/>
          </w:rPr>
          <w:t>t</w:t>
        </w:r>
        <w:r w:rsidRPr="00E3519E">
          <w:rPr>
            <w:rFonts w:ascii="Times New Roman" w:hAnsi="Times New Roman" w:cs="Times New Roman"/>
            <w:sz w:val="24"/>
          </w:rPr>
          <w:t>he value of the cross</w:t>
        </w:r>
        <w:del w:id="318" w:author="Engr.Azaz" w:date="2020-11-07T21:44:00Z">
          <w:r w:rsidRPr="00E3519E" w:rsidDel="00CF55BC">
            <w:rPr>
              <w:rFonts w:ascii="Times New Roman" w:hAnsi="Times New Roman" w:cs="Times New Roman"/>
              <w:sz w:val="24"/>
            </w:rPr>
            <w:delText xml:space="preserve"> </w:delText>
          </w:r>
        </w:del>
      </w:ins>
      <w:ins w:id="319" w:author="Engr.Azaz" w:date="2020-11-07T21:44:00Z">
        <w:r w:rsidR="00CF55BC">
          <w:rPr>
            <w:rFonts w:ascii="Times New Roman" w:hAnsi="Times New Roman" w:cs="Times New Roman"/>
            <w:sz w:val="24"/>
          </w:rPr>
          <w:t>-</w:t>
        </w:r>
      </w:ins>
      <w:ins w:id="320" w:author="Azaz Farooq" w:date="2020-11-06T13:05:00Z">
        <w:r w:rsidRPr="00E3519E">
          <w:rPr>
            <w:rFonts w:ascii="Times New Roman" w:hAnsi="Times New Roman" w:cs="Times New Roman"/>
            <w:sz w:val="24"/>
          </w:rPr>
          <w:t xml:space="preserve">correlation is determined </w:t>
        </w:r>
        <w:r w:rsidR="002E24C7">
          <w:rPr>
            <w:rFonts w:ascii="Times New Roman" w:hAnsi="Times New Roman" w:cs="Times New Roman"/>
            <w:sz w:val="24"/>
          </w:rPr>
          <w:t>by eq1 and can</w:t>
        </w:r>
        <w:r w:rsidRPr="00E3519E">
          <w:rPr>
            <w:rFonts w:ascii="Times New Roman" w:hAnsi="Times New Roman" w:cs="Times New Roman"/>
            <w:sz w:val="24"/>
          </w:rPr>
          <w:t xml:space="preserve"> be generalized for higher dimensions.</w:t>
        </w:r>
      </w:ins>
    </w:p>
    <w:p w14:paraId="58B8CFBD" w14:textId="77777777" w:rsidR="00F305DC" w:rsidRDefault="00EE22C9">
      <w:pPr>
        <w:spacing w:line="360" w:lineRule="auto"/>
        <w:jc w:val="right"/>
        <w:rPr>
          <w:ins w:id="321" w:author="Azaz Farooq" w:date="2020-11-06T13:51:00Z"/>
          <w:rFonts w:ascii="Times New Roman" w:eastAsiaTheme="minorEastAsia" w:hAnsi="Times New Roman" w:cs="Times New Roman"/>
          <w:sz w:val="24"/>
        </w:rPr>
        <w:pPrChange w:id="322" w:author="Azaz Farooq" w:date="2020-11-07T18:08:00Z">
          <w:pPr>
            <w:jc w:val="both"/>
          </w:pPr>
        </w:pPrChange>
      </w:pPr>
      <m:oMath>
        <m:r>
          <w:ins w:id="323" w:author="Azaz Farooq" w:date="2020-11-06T15:59:00Z">
            <w:rPr>
              <w:rFonts w:ascii="Cambria Math" w:hAnsi="Cambria Math" w:cs="Times New Roman"/>
              <w:sz w:val="24"/>
            </w:rPr>
            <m:t>c</m:t>
          </w:ins>
        </m:r>
        <m:d>
          <m:dPr>
            <m:ctrlPr>
              <w:ins w:id="324" w:author="Azaz Farooq" w:date="2020-11-06T16:00:00Z">
                <w:rPr>
                  <w:rFonts w:ascii="Cambria Math" w:hAnsi="Cambria Math" w:cs="Times New Roman"/>
                  <w:i/>
                  <w:sz w:val="24"/>
                </w:rPr>
              </w:ins>
            </m:ctrlPr>
          </m:dPr>
          <m:e>
            <m:r>
              <w:ins w:id="325" w:author="Azaz Farooq" w:date="2020-11-06T16:00:00Z">
                <w:rPr>
                  <w:rFonts w:ascii="Cambria Math" w:hAnsi="Cambria Math" w:cs="Times New Roman"/>
                  <w:sz w:val="24"/>
                </w:rPr>
                <m:t>s</m:t>
              </w:ins>
            </m:r>
          </m:e>
        </m:d>
        <m:r>
          <w:ins w:id="326" w:author="Azaz Farooq" w:date="2020-11-06T13:47:00Z">
            <w:rPr>
              <w:rFonts w:ascii="Cambria Math" w:hAnsi="Cambria Math" w:cs="Times New Roman"/>
              <w:sz w:val="24"/>
            </w:rPr>
            <m:t xml:space="preserve">= </m:t>
          </w:ins>
        </m:r>
        <m:nary>
          <m:naryPr>
            <m:chr m:val="∑"/>
            <m:limLoc m:val="subSup"/>
            <m:ctrlPr>
              <w:ins w:id="327" w:author="Azaz Farooq" w:date="2020-11-06T16:01:00Z">
                <w:rPr>
                  <w:rFonts w:ascii="Cambria Math" w:hAnsi="Cambria Math" w:cs="Times New Roman"/>
                  <w:i/>
                  <w:sz w:val="24"/>
                </w:rPr>
              </w:ins>
            </m:ctrlPr>
          </m:naryPr>
          <m:sub>
            <m:r>
              <w:ins w:id="328" w:author="Azaz Farooq" w:date="2020-11-06T16:01:00Z">
                <w:rPr>
                  <w:rFonts w:ascii="Cambria Math" w:hAnsi="Cambria Math" w:cs="Times New Roman"/>
                  <w:sz w:val="24"/>
                </w:rPr>
                <m:t>n=-∞</m:t>
              </w:ins>
            </m:r>
          </m:sub>
          <m:sup>
            <m:r>
              <w:ins w:id="329" w:author="Azaz Farooq" w:date="2020-11-06T16:01:00Z">
                <w:rPr>
                  <w:rFonts w:ascii="Cambria Math" w:hAnsi="Cambria Math" w:cs="Times New Roman"/>
                  <w:sz w:val="24"/>
                </w:rPr>
                <m:t>∞</m:t>
              </w:ins>
            </m:r>
          </m:sup>
          <m:e>
            <m:r>
              <w:ins w:id="330" w:author="Azaz Farooq" w:date="2020-11-06T16:02:00Z">
                <w:rPr>
                  <w:rFonts w:ascii="Cambria Math" w:hAnsi="Cambria Math" w:cs="Times New Roman"/>
                  <w:sz w:val="24"/>
                </w:rPr>
                <m:t>f1*</m:t>
              </w:ins>
            </m:r>
            <m:d>
              <m:dPr>
                <m:begChr m:val="["/>
                <m:endChr m:val="]"/>
                <m:ctrlPr>
                  <w:ins w:id="331" w:author="Azaz Farooq" w:date="2020-11-06T16:02:00Z">
                    <w:rPr>
                      <w:rFonts w:ascii="Cambria Math" w:hAnsi="Cambria Math" w:cs="Times New Roman"/>
                      <w:i/>
                      <w:sz w:val="24"/>
                    </w:rPr>
                  </w:ins>
                </m:ctrlPr>
              </m:dPr>
              <m:e>
                <m:r>
                  <w:ins w:id="332" w:author="Azaz Farooq" w:date="2020-11-06T16:02:00Z">
                    <w:rPr>
                      <w:rFonts w:ascii="Cambria Math" w:hAnsi="Cambria Math" w:cs="Times New Roman"/>
                      <w:sz w:val="24"/>
                    </w:rPr>
                    <m:t>n</m:t>
                  </w:ins>
                </m:r>
              </m:e>
            </m:d>
            <m:r>
              <w:ins w:id="333" w:author="Azaz Farooq" w:date="2020-11-06T16:02:00Z">
                <w:rPr>
                  <w:rFonts w:ascii="Cambria Math" w:hAnsi="Cambria Math" w:cs="Times New Roman"/>
                  <w:sz w:val="24"/>
                </w:rPr>
                <m:t>+f2</m:t>
              </w:ins>
            </m:r>
            <m:d>
              <m:dPr>
                <m:begChr m:val="["/>
                <m:endChr m:val="]"/>
                <m:ctrlPr>
                  <w:ins w:id="334" w:author="Azaz Farooq" w:date="2020-11-06T16:02:00Z">
                    <w:rPr>
                      <w:rFonts w:ascii="Cambria Math" w:hAnsi="Cambria Math" w:cs="Times New Roman"/>
                      <w:i/>
                      <w:sz w:val="24"/>
                    </w:rPr>
                  </w:ins>
                </m:ctrlPr>
              </m:dPr>
              <m:e>
                <m:r>
                  <w:ins w:id="335" w:author="Azaz Farooq" w:date="2020-11-06T16:02:00Z">
                    <w:rPr>
                      <w:rFonts w:ascii="Cambria Math" w:hAnsi="Cambria Math" w:cs="Times New Roman"/>
                      <w:sz w:val="24"/>
                    </w:rPr>
                    <m:t>n+s</m:t>
                  </w:ins>
                </m:r>
              </m:e>
            </m:d>
          </m:e>
        </m:nary>
      </m:oMath>
      <w:ins w:id="336" w:author="Azaz Farooq" w:date="2020-11-06T13:51:00Z">
        <w:r w:rsidR="0046661E">
          <w:rPr>
            <w:rFonts w:ascii="Times New Roman" w:eastAsiaTheme="minorEastAsia" w:hAnsi="Times New Roman" w:cs="Times New Roman"/>
            <w:sz w:val="24"/>
          </w:rPr>
          <w:t xml:space="preserve"> </w:t>
        </w:r>
      </w:ins>
      <w:ins w:id="337" w:author="Azaz Farooq" w:date="2020-11-06T13:52:00Z">
        <w:r w:rsidR="0046661E">
          <w:rPr>
            <w:rFonts w:ascii="Times New Roman" w:eastAsiaTheme="minorEastAsia" w:hAnsi="Times New Roman" w:cs="Times New Roman"/>
            <w:sz w:val="24"/>
          </w:rPr>
          <w:t xml:space="preserve">                                           [1]</w:t>
        </w:r>
      </w:ins>
    </w:p>
    <w:p w14:paraId="4506627F" w14:textId="55FBBBAD" w:rsidR="00D649EC" w:rsidRPr="00D649EC" w:rsidRDefault="005625C0">
      <w:pPr>
        <w:spacing w:line="360" w:lineRule="auto"/>
        <w:jc w:val="both"/>
        <w:rPr>
          <w:ins w:id="338" w:author="Azaz Farooq" w:date="2020-11-06T13:55:00Z"/>
          <w:rFonts w:ascii="Times New Roman" w:hAnsi="Times New Roman" w:cs="Times New Roman"/>
          <w:sz w:val="24"/>
          <w:lang w:val="en-AU"/>
        </w:rPr>
        <w:pPrChange w:id="339" w:author="Azaz Farooq" w:date="2020-11-07T18:08:00Z">
          <w:pPr/>
        </w:pPrChange>
      </w:pPr>
      <w:ins w:id="340" w:author="Azaz Farooq" w:date="2020-11-06T16:03:00Z">
        <w:r w:rsidRPr="005625C0">
          <w:rPr>
            <w:rFonts w:ascii="Times New Roman" w:hAnsi="Times New Roman" w:cs="Times New Roman"/>
            <w:sz w:val="24"/>
            <w:lang w:val="en-AU"/>
          </w:rPr>
          <w:t xml:space="preserve">Where f1 and f2 are the two different data sets, n is a discrete element within the data, is the shifted position, and c(s) is the correlation coefficient. </w:t>
        </w:r>
      </w:ins>
      <w:ins w:id="341" w:author="Azaz Farooq" w:date="2020-11-06T13:55:00Z">
        <w:r w:rsidR="00D649EC" w:rsidRPr="00D649EC">
          <w:rPr>
            <w:rFonts w:ascii="Times New Roman" w:hAnsi="Times New Roman" w:cs="Times New Roman"/>
            <w:sz w:val="24"/>
            <w:lang w:val="en-AU"/>
          </w:rPr>
          <w:t>The effect of the offset position is visuali</w:t>
        </w:r>
        <w:del w:id="342" w:author="Engr.Azaz" w:date="2020-11-07T21:44:00Z">
          <w:r w:rsidR="00D649EC" w:rsidRPr="00D649EC" w:rsidDel="00CF55BC">
            <w:rPr>
              <w:rFonts w:ascii="Times New Roman" w:hAnsi="Times New Roman" w:cs="Times New Roman"/>
              <w:sz w:val="24"/>
              <w:lang w:val="en-AU"/>
            </w:rPr>
            <w:delText>s</w:delText>
          </w:r>
        </w:del>
      </w:ins>
      <w:ins w:id="343" w:author="Engr.Azaz" w:date="2020-11-07T21:44:00Z">
        <w:r w:rsidR="00CF55BC">
          <w:rPr>
            <w:rFonts w:ascii="Times New Roman" w:hAnsi="Times New Roman" w:cs="Times New Roman"/>
            <w:sz w:val="24"/>
            <w:lang w:val="en-AU"/>
          </w:rPr>
          <w:t>z</w:t>
        </w:r>
      </w:ins>
      <w:ins w:id="344" w:author="Azaz Farooq" w:date="2020-11-06T13:55:00Z">
        <w:r w:rsidR="00D649EC" w:rsidRPr="00D649EC">
          <w:rPr>
            <w:rFonts w:ascii="Times New Roman" w:hAnsi="Times New Roman" w:cs="Times New Roman"/>
            <w:sz w:val="24"/>
            <w:lang w:val="en-AU"/>
          </w:rPr>
          <w:t>ed below</w:t>
        </w:r>
        <w:r w:rsidR="00A34169">
          <w:rPr>
            <w:rFonts w:ascii="Times New Roman" w:hAnsi="Times New Roman" w:cs="Times New Roman"/>
            <w:sz w:val="24"/>
            <w:lang w:val="en-AU"/>
          </w:rPr>
          <w:t xml:space="preserve"> (figure 3</w:t>
        </w:r>
        <w:r w:rsidR="00D649EC" w:rsidRPr="00D649EC">
          <w:rPr>
            <w:rFonts w:ascii="Times New Roman" w:hAnsi="Times New Roman" w:cs="Times New Roman"/>
            <w:sz w:val="24"/>
            <w:lang w:val="en-AU"/>
          </w:rPr>
          <w:t xml:space="preserve">). The position of greatest correlation appears as a peak in the graph of correlation coefficient plotted </w:t>
        </w:r>
        <w:r w:rsidR="00BA6422">
          <w:rPr>
            <w:rFonts w:ascii="Times New Roman" w:hAnsi="Times New Roman" w:cs="Times New Roman"/>
            <w:sz w:val="24"/>
            <w:lang w:val="en-AU"/>
          </w:rPr>
          <w:t>against shift position (figure 4</w:t>
        </w:r>
        <w:r w:rsidR="00D649EC" w:rsidRPr="00D649EC">
          <w:rPr>
            <w:rFonts w:ascii="Times New Roman" w:hAnsi="Times New Roman" w:cs="Times New Roman"/>
            <w:sz w:val="24"/>
            <w:lang w:val="en-AU"/>
          </w:rPr>
          <w:t xml:space="preserve">). </w:t>
        </w:r>
      </w:ins>
    </w:p>
    <w:p w14:paraId="20FD7E00" w14:textId="77777777" w:rsidR="0046661E" w:rsidRDefault="005A2722">
      <w:pPr>
        <w:spacing w:line="360" w:lineRule="auto"/>
        <w:jc w:val="center"/>
        <w:rPr>
          <w:ins w:id="345" w:author="Azaz Farooq" w:date="2020-11-06T15:10:00Z"/>
          <w:rFonts w:ascii="Times New Roman" w:hAnsi="Times New Roman" w:cs="Times New Roman"/>
          <w:sz w:val="24"/>
        </w:rPr>
        <w:pPrChange w:id="346" w:author="Azaz Farooq" w:date="2020-11-07T18:08:00Z">
          <w:pPr>
            <w:jc w:val="both"/>
          </w:pPr>
        </w:pPrChange>
      </w:pPr>
      <w:ins w:id="347" w:author="Azaz Farooq" w:date="2020-11-06T15:10:00Z">
        <w:r w:rsidRPr="006805A3">
          <w:rPr>
            <w:rFonts w:ascii="Times New Roman" w:hAnsi="Times New Roman" w:cs="Times New Roman"/>
            <w:noProof/>
            <w:rPrChange w:id="348" w:author="Unknown">
              <w:rPr>
                <w:noProof/>
              </w:rPr>
            </w:rPrChange>
          </w:rPr>
          <w:lastRenderedPageBreak/>
          <w:drawing>
            <wp:anchor distT="0" distB="0" distL="114300" distR="114300" simplePos="0" relativeHeight="251660288" behindDoc="0" locked="0" layoutInCell="1" allowOverlap="1" wp14:anchorId="245DF148" wp14:editId="42FE265B">
              <wp:simplePos x="0" y="0"/>
              <wp:positionH relativeFrom="column">
                <wp:posOffset>1292860</wp:posOffset>
              </wp:positionH>
              <wp:positionV relativeFrom="paragraph">
                <wp:posOffset>9789</wp:posOffset>
              </wp:positionV>
              <wp:extent cx="3181350" cy="23907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81350" cy="2390775"/>
                      </a:xfrm>
                      <a:prstGeom prst="rect">
                        <a:avLst/>
                      </a:prstGeom>
                    </pic:spPr>
                  </pic:pic>
                </a:graphicData>
              </a:graphic>
            </wp:anchor>
          </w:drawing>
        </w:r>
      </w:ins>
    </w:p>
    <w:p w14:paraId="37D79400" w14:textId="77777777" w:rsidR="005A2722" w:rsidRDefault="005A2722">
      <w:pPr>
        <w:spacing w:line="360" w:lineRule="auto"/>
        <w:jc w:val="center"/>
        <w:rPr>
          <w:ins w:id="349" w:author="Azaz Farooq" w:date="2020-11-06T13:18:00Z"/>
          <w:rFonts w:ascii="Times New Roman" w:hAnsi="Times New Roman" w:cs="Times New Roman"/>
          <w:sz w:val="24"/>
        </w:rPr>
        <w:pPrChange w:id="350" w:author="Azaz Farooq" w:date="2020-11-07T18:08:00Z">
          <w:pPr>
            <w:jc w:val="both"/>
          </w:pPr>
        </w:pPrChange>
      </w:pPr>
    </w:p>
    <w:p w14:paraId="6455A135" w14:textId="77777777" w:rsidR="00340900" w:rsidRPr="00E3519E" w:rsidRDefault="00340900">
      <w:pPr>
        <w:spacing w:line="360" w:lineRule="auto"/>
        <w:jc w:val="both"/>
        <w:rPr>
          <w:ins w:id="351" w:author="Azaz Farooq" w:date="2020-11-06T13:05:00Z"/>
          <w:rFonts w:ascii="Times New Roman" w:hAnsi="Times New Roman" w:cs="Times New Roman"/>
          <w:sz w:val="24"/>
          <w:lang w:val="en-AU"/>
        </w:rPr>
        <w:pPrChange w:id="352" w:author="Azaz Farooq" w:date="2020-11-07T18:08:00Z">
          <w:pPr>
            <w:jc w:val="both"/>
          </w:pPr>
        </w:pPrChange>
      </w:pPr>
    </w:p>
    <w:p w14:paraId="44166CF5" w14:textId="77777777" w:rsidR="00700FD3" w:rsidRDefault="00700FD3">
      <w:pPr>
        <w:spacing w:line="360" w:lineRule="auto"/>
        <w:jc w:val="both"/>
        <w:rPr>
          <w:ins w:id="353" w:author="Azaz Farooq" w:date="2020-11-06T15:10:00Z"/>
          <w:rFonts w:ascii="Times New Roman" w:hAnsi="Times New Roman" w:cs="Times New Roman"/>
          <w:sz w:val="24"/>
        </w:rPr>
      </w:pPr>
    </w:p>
    <w:p w14:paraId="2B5ED2C4" w14:textId="77777777" w:rsidR="00DD641B" w:rsidRDefault="00DD641B">
      <w:pPr>
        <w:spacing w:line="360" w:lineRule="auto"/>
        <w:jc w:val="both"/>
        <w:rPr>
          <w:ins w:id="354" w:author="Azaz Farooq" w:date="2020-11-06T15:10:00Z"/>
          <w:rFonts w:ascii="Times New Roman" w:hAnsi="Times New Roman" w:cs="Times New Roman"/>
          <w:sz w:val="24"/>
        </w:rPr>
      </w:pPr>
    </w:p>
    <w:p w14:paraId="6FC861EC" w14:textId="77777777" w:rsidR="00DD641B" w:rsidRDefault="00DD641B">
      <w:pPr>
        <w:spacing w:line="360" w:lineRule="auto"/>
        <w:jc w:val="both"/>
        <w:rPr>
          <w:ins w:id="355" w:author="Azaz Farooq" w:date="2020-11-06T15:10:00Z"/>
          <w:rFonts w:ascii="Times New Roman" w:hAnsi="Times New Roman" w:cs="Times New Roman"/>
          <w:sz w:val="24"/>
        </w:rPr>
      </w:pPr>
    </w:p>
    <w:p w14:paraId="756187D4" w14:textId="77777777" w:rsidR="000E7ACE" w:rsidRDefault="000E7ACE">
      <w:pPr>
        <w:spacing w:line="360" w:lineRule="auto"/>
        <w:rPr>
          <w:ins w:id="356" w:author="Azaz Farooq" w:date="2020-11-06T15:13:00Z"/>
          <w:rFonts w:ascii="Times New Roman" w:hAnsi="Times New Roman" w:cs="Times New Roman"/>
          <w:sz w:val="24"/>
          <w:lang w:val="en-AU"/>
        </w:rPr>
        <w:pPrChange w:id="357" w:author="Azaz Farooq" w:date="2020-11-07T19:29:00Z">
          <w:pPr>
            <w:spacing w:line="360" w:lineRule="auto"/>
            <w:jc w:val="both"/>
          </w:pPr>
        </w:pPrChange>
      </w:pPr>
    </w:p>
    <w:p w14:paraId="39A4BBD7" w14:textId="355BC247" w:rsidR="00DD641B" w:rsidRPr="00E377BF" w:rsidRDefault="000E7ACE">
      <w:pPr>
        <w:spacing w:line="360" w:lineRule="auto"/>
        <w:jc w:val="center"/>
        <w:rPr>
          <w:ins w:id="358" w:author="Azaz Farooq" w:date="2020-11-06T15:14:00Z"/>
          <w:rFonts w:ascii="Times New Roman" w:hAnsi="Times New Roman" w:cs="Times New Roman"/>
          <w:sz w:val="20"/>
          <w:lang w:val="en-AU"/>
          <w:rPrChange w:id="359" w:author="Azaz Farooq" w:date="2020-11-07T19:29:00Z">
            <w:rPr>
              <w:ins w:id="360" w:author="Azaz Farooq" w:date="2020-11-06T15:14:00Z"/>
              <w:rFonts w:ascii="Times New Roman" w:hAnsi="Times New Roman" w:cs="Times New Roman"/>
              <w:i/>
              <w:sz w:val="20"/>
              <w:lang w:val="en-AU"/>
            </w:rPr>
          </w:rPrChange>
        </w:rPr>
        <w:pPrChange w:id="361" w:author="Azaz Farooq" w:date="2020-11-07T18:08:00Z">
          <w:pPr>
            <w:spacing w:line="360" w:lineRule="auto"/>
            <w:jc w:val="both"/>
          </w:pPr>
        </w:pPrChange>
      </w:pPr>
      <w:ins w:id="362" w:author="Azaz Farooq" w:date="2020-11-06T15:13:00Z">
        <w:r w:rsidRPr="00E377BF">
          <w:rPr>
            <w:rFonts w:ascii="Times New Roman" w:hAnsi="Times New Roman" w:cs="Times New Roman"/>
            <w:sz w:val="20"/>
            <w:lang w:val="en-AU"/>
            <w:rPrChange w:id="363" w:author="Azaz Farooq" w:date="2020-11-07T19:29:00Z">
              <w:rPr>
                <w:rFonts w:ascii="Times New Roman" w:hAnsi="Times New Roman" w:cs="Times New Roman"/>
                <w:sz w:val="24"/>
                <w:lang w:val="en-AU"/>
              </w:rPr>
            </w:rPrChange>
          </w:rPr>
          <w:t>Figure 3:</w:t>
        </w:r>
        <w:r w:rsidR="009A4416" w:rsidRPr="00E377BF">
          <w:rPr>
            <w:rFonts w:ascii="Times New Roman" w:hAnsi="Times New Roman" w:cs="Times New Roman"/>
            <w:sz w:val="20"/>
            <w:lang w:val="en-AU"/>
            <w:rPrChange w:id="364" w:author="Azaz Farooq" w:date="2020-11-07T19:29:00Z">
              <w:rPr>
                <w:rFonts w:ascii="Times New Roman" w:hAnsi="Times New Roman" w:cs="Times New Roman"/>
                <w:sz w:val="24"/>
                <w:lang w:val="en-AU"/>
              </w:rPr>
            </w:rPrChange>
          </w:rPr>
          <w:t xml:space="preserve"> </w:t>
        </w:r>
      </w:ins>
      <w:ins w:id="365" w:author="Azaz Farooq" w:date="2020-11-06T15:12:00Z">
        <w:r w:rsidR="009A4416" w:rsidRPr="00E377BF">
          <w:rPr>
            <w:rFonts w:ascii="Times New Roman" w:hAnsi="Times New Roman" w:cs="Times New Roman"/>
            <w:sz w:val="20"/>
            <w:lang w:val="en-AU"/>
            <w:rPrChange w:id="366" w:author="Azaz Farooq" w:date="2020-11-07T19:29:00Z">
              <w:rPr>
                <w:rFonts w:ascii="Times New Roman" w:hAnsi="Times New Roman" w:cs="Times New Roman"/>
                <w:sz w:val="24"/>
                <w:lang w:val="en-AU"/>
              </w:rPr>
            </w:rPrChange>
          </w:rPr>
          <w:t>E</w:t>
        </w:r>
        <w:r w:rsidRPr="00E377BF">
          <w:rPr>
            <w:rFonts w:ascii="Times New Roman" w:hAnsi="Times New Roman" w:cs="Times New Roman"/>
            <w:sz w:val="20"/>
            <w:lang w:val="en-AU"/>
            <w:rPrChange w:id="367" w:author="Azaz Farooq" w:date="2020-11-07T19:29:00Z">
              <w:rPr>
                <w:rFonts w:ascii="Times New Roman" w:hAnsi="Times New Roman" w:cs="Times New Roman"/>
                <w:sz w:val="24"/>
                <w:lang w:val="en-AU"/>
              </w:rPr>
            </w:rPrChange>
          </w:rPr>
          <w:t>ffect</w:t>
        </w:r>
      </w:ins>
      <w:ins w:id="368" w:author="Engr.Azaz" w:date="2020-11-07T21:44:00Z">
        <w:r w:rsidR="00CF55BC">
          <w:rPr>
            <w:rFonts w:ascii="Times New Roman" w:hAnsi="Times New Roman" w:cs="Times New Roman"/>
            <w:sz w:val="20"/>
            <w:lang w:val="en-AU"/>
          </w:rPr>
          <w:t xml:space="preserve"> of</w:t>
        </w:r>
      </w:ins>
      <w:ins w:id="369" w:author="Azaz Farooq" w:date="2020-11-06T15:12:00Z">
        <w:r w:rsidRPr="00E377BF">
          <w:rPr>
            <w:rFonts w:ascii="Times New Roman" w:hAnsi="Times New Roman" w:cs="Times New Roman"/>
            <w:sz w:val="20"/>
            <w:lang w:val="en-AU"/>
            <w:rPrChange w:id="370" w:author="Azaz Farooq" w:date="2020-11-07T19:29:00Z">
              <w:rPr>
                <w:rFonts w:ascii="Times New Roman" w:hAnsi="Times New Roman" w:cs="Times New Roman"/>
                <w:sz w:val="24"/>
                <w:lang w:val="en-AU"/>
              </w:rPr>
            </w:rPrChange>
          </w:rPr>
          <w:t xml:space="preserve"> the offset position</w:t>
        </w:r>
      </w:ins>
    </w:p>
    <w:p w14:paraId="7FC6E943" w14:textId="77777777" w:rsidR="001E5EAC" w:rsidRPr="00D20C15" w:rsidRDefault="00CA13C2">
      <w:pPr>
        <w:spacing w:line="360" w:lineRule="auto"/>
        <w:jc w:val="center"/>
        <w:rPr>
          <w:ins w:id="371" w:author="Azaz Farooq" w:date="2020-11-06T15:10:00Z"/>
          <w:rFonts w:ascii="Times New Roman" w:hAnsi="Times New Roman" w:cs="Times New Roman"/>
          <w:i/>
          <w:sz w:val="20"/>
          <w:rPrChange w:id="372" w:author="Azaz Farooq" w:date="2020-11-06T15:14:00Z">
            <w:rPr>
              <w:ins w:id="373" w:author="Azaz Farooq" w:date="2020-11-06T15:10:00Z"/>
              <w:rFonts w:ascii="Times New Roman" w:hAnsi="Times New Roman" w:cs="Times New Roman"/>
              <w:sz w:val="24"/>
            </w:rPr>
          </w:rPrChange>
        </w:rPr>
        <w:pPrChange w:id="374" w:author="Azaz Farooq" w:date="2020-11-07T18:08:00Z">
          <w:pPr>
            <w:spacing w:line="360" w:lineRule="auto"/>
            <w:jc w:val="both"/>
          </w:pPr>
        </w:pPrChange>
      </w:pPr>
      <w:ins w:id="375" w:author="Azaz Farooq" w:date="2020-11-06T15:14:00Z">
        <w:r>
          <w:rPr>
            <w:rFonts w:ascii="Times New Roman" w:hAnsi="Times New Roman" w:cs="Times New Roman"/>
            <w:i/>
            <w:noProof/>
            <w:sz w:val="20"/>
            <w:rPrChange w:id="376" w:author="Unknown">
              <w:rPr>
                <w:noProof/>
              </w:rPr>
            </w:rPrChange>
          </w:rPr>
          <w:drawing>
            <wp:inline distT="0" distB="0" distL="0" distR="0" wp14:anchorId="2B124AAD" wp14:editId="77C78B9D">
              <wp:extent cx="4537495" cy="14572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7568" cy="1463659"/>
                      </a:xfrm>
                      <a:prstGeom prst="rect">
                        <a:avLst/>
                      </a:prstGeom>
                      <a:noFill/>
                    </pic:spPr>
                  </pic:pic>
                </a:graphicData>
              </a:graphic>
            </wp:inline>
          </w:drawing>
        </w:r>
      </w:ins>
    </w:p>
    <w:p w14:paraId="0CEFBE75" w14:textId="77777777" w:rsidR="00DD641B" w:rsidRDefault="0098732B">
      <w:pPr>
        <w:spacing w:line="360" w:lineRule="auto"/>
        <w:jc w:val="center"/>
        <w:rPr>
          <w:ins w:id="377" w:author="Azaz Farooq" w:date="2020-11-06T15:16:00Z"/>
          <w:rFonts w:ascii="Times New Roman" w:hAnsi="Times New Roman" w:cs="Times New Roman"/>
          <w:sz w:val="20"/>
          <w:lang w:val="en-AU"/>
        </w:rPr>
        <w:pPrChange w:id="378" w:author="Azaz Farooq" w:date="2020-11-07T18:08:00Z">
          <w:pPr>
            <w:spacing w:line="360" w:lineRule="auto"/>
            <w:jc w:val="both"/>
          </w:pPr>
        </w:pPrChange>
      </w:pPr>
      <w:ins w:id="379" w:author="Azaz Farooq" w:date="2020-11-06T15:15:00Z">
        <w:r w:rsidRPr="00AD5CE9">
          <w:rPr>
            <w:rFonts w:ascii="Times New Roman" w:hAnsi="Times New Roman" w:cs="Times New Roman"/>
            <w:sz w:val="20"/>
            <w:rPrChange w:id="380" w:author="Azaz Farooq" w:date="2020-11-06T15:15:00Z">
              <w:rPr>
                <w:rFonts w:ascii="Times New Roman" w:hAnsi="Times New Roman" w:cs="Times New Roman"/>
                <w:sz w:val="24"/>
              </w:rPr>
            </w:rPrChange>
          </w:rPr>
          <w:t xml:space="preserve">Figure 4: </w:t>
        </w:r>
        <w:r w:rsidR="00AD5CE9" w:rsidRPr="003C5584">
          <w:rPr>
            <w:rFonts w:ascii="Times New Roman" w:hAnsi="Times New Roman" w:cs="Times New Roman"/>
            <w:sz w:val="20"/>
            <w:lang w:val="en-AU"/>
          </w:rPr>
          <w:t>Correlation coefficient vs.</w:t>
        </w:r>
        <w:r w:rsidR="007A1CD3" w:rsidRPr="003C5584">
          <w:rPr>
            <w:rFonts w:ascii="Times New Roman" w:hAnsi="Times New Roman" w:cs="Times New Roman"/>
            <w:sz w:val="20"/>
            <w:lang w:val="en-AU"/>
          </w:rPr>
          <w:t xml:space="preserve"> S</w:t>
        </w:r>
        <w:r w:rsidR="00AD5CE9" w:rsidRPr="00AD5CE9">
          <w:rPr>
            <w:rFonts w:ascii="Times New Roman" w:hAnsi="Times New Roman" w:cs="Times New Roman"/>
            <w:sz w:val="20"/>
            <w:lang w:val="en-AU"/>
            <w:rPrChange w:id="381" w:author="Azaz Farooq" w:date="2020-11-06T15:15:00Z">
              <w:rPr>
                <w:rFonts w:ascii="Times New Roman" w:hAnsi="Times New Roman" w:cs="Times New Roman"/>
                <w:sz w:val="24"/>
                <w:lang w:val="en-AU"/>
              </w:rPr>
            </w:rPrChange>
          </w:rPr>
          <w:t>hift position</w:t>
        </w:r>
      </w:ins>
    </w:p>
    <w:p w14:paraId="646A3F94" w14:textId="4C7EA1B1" w:rsidR="00F97551" w:rsidRPr="007F764A" w:rsidRDefault="007E7CC7">
      <w:pPr>
        <w:pStyle w:val="Heading3"/>
        <w:spacing w:line="360" w:lineRule="auto"/>
        <w:ind w:left="720"/>
        <w:rPr>
          <w:ins w:id="382" w:author="Azaz Farooq" w:date="2020-11-06T15:18:00Z"/>
          <w:rFonts w:ascii="Times New Roman" w:hAnsi="Times New Roman" w:cs="Times New Roman"/>
          <w:rPrChange w:id="383" w:author="Azaz Farooq" w:date="2020-11-07T19:48:00Z">
            <w:rPr>
              <w:ins w:id="384" w:author="Azaz Farooq" w:date="2020-11-06T15:18:00Z"/>
            </w:rPr>
          </w:rPrChange>
        </w:rPr>
        <w:pPrChange w:id="385" w:author="Azaz Farooq" w:date="2020-11-07T18:08:00Z">
          <w:pPr>
            <w:numPr>
              <w:ilvl w:val="1"/>
              <w:numId w:val="2"/>
            </w:numPr>
            <w:ind w:left="1152" w:hanging="432"/>
          </w:pPr>
        </w:pPrChange>
      </w:pPr>
      <w:ins w:id="386" w:author="Azaz Farooq" w:date="2020-11-06T15:17:00Z">
        <w:r w:rsidRPr="007F764A">
          <w:rPr>
            <w:rFonts w:ascii="Times New Roman" w:hAnsi="Times New Roman" w:cs="Times New Roman"/>
            <w:color w:val="auto"/>
            <w:rPrChange w:id="387" w:author="Azaz Farooq" w:date="2020-11-07T19:48:00Z">
              <w:rPr/>
            </w:rPrChange>
          </w:rPr>
          <w:t xml:space="preserve">2.1.2 </w:t>
        </w:r>
        <w:r w:rsidR="00F97551" w:rsidRPr="007F764A">
          <w:rPr>
            <w:rFonts w:ascii="Times New Roman" w:hAnsi="Times New Roman" w:cs="Times New Roman"/>
            <w:color w:val="auto"/>
            <w:rPrChange w:id="388" w:author="Azaz Farooq" w:date="2020-11-07T19:48:00Z">
              <w:rPr/>
            </w:rPrChange>
          </w:rPr>
          <w:t>Normalized</w:t>
        </w:r>
      </w:ins>
      <w:ins w:id="389" w:author="Azaz Farooq" w:date="2020-11-06T15:16:00Z">
        <w:r w:rsidR="00F97551" w:rsidRPr="007F764A">
          <w:rPr>
            <w:rFonts w:ascii="Times New Roman" w:hAnsi="Times New Roman" w:cs="Times New Roman"/>
            <w:color w:val="auto"/>
            <w:rPrChange w:id="390" w:author="Azaz Farooq" w:date="2020-11-07T19:48:00Z">
              <w:rPr/>
            </w:rPrChange>
          </w:rPr>
          <w:t xml:space="preserve"> cross</w:t>
        </w:r>
        <w:del w:id="391" w:author="Engr.Azaz" w:date="2020-11-07T21:44:00Z">
          <w:r w:rsidR="00F97551" w:rsidRPr="007F764A" w:rsidDel="00CF55BC">
            <w:rPr>
              <w:rFonts w:ascii="Times New Roman" w:hAnsi="Times New Roman" w:cs="Times New Roman"/>
              <w:color w:val="auto"/>
              <w:rPrChange w:id="392" w:author="Azaz Farooq" w:date="2020-11-07T19:48:00Z">
                <w:rPr/>
              </w:rPrChange>
            </w:rPr>
            <w:delText xml:space="preserve"> </w:delText>
          </w:r>
        </w:del>
      </w:ins>
      <w:ins w:id="393" w:author="Engr.Azaz" w:date="2020-11-07T21:44:00Z">
        <w:r w:rsidR="00CF55BC">
          <w:rPr>
            <w:rFonts w:ascii="Times New Roman" w:hAnsi="Times New Roman" w:cs="Times New Roman"/>
            <w:color w:val="auto"/>
          </w:rPr>
          <w:t>-</w:t>
        </w:r>
      </w:ins>
      <w:ins w:id="394" w:author="Azaz Farooq" w:date="2020-11-06T15:16:00Z">
        <w:r w:rsidR="00F97551" w:rsidRPr="007F764A">
          <w:rPr>
            <w:rFonts w:ascii="Times New Roman" w:hAnsi="Times New Roman" w:cs="Times New Roman"/>
            <w:color w:val="auto"/>
            <w:rPrChange w:id="395" w:author="Azaz Farooq" w:date="2020-11-07T19:48:00Z">
              <w:rPr/>
            </w:rPrChange>
          </w:rPr>
          <w:t>correlation</w:t>
        </w:r>
      </w:ins>
    </w:p>
    <w:p w14:paraId="5B160FFE" w14:textId="68664442" w:rsidR="00E62BA1" w:rsidRPr="00673B8A" w:rsidRDefault="000C1ACE">
      <w:pPr>
        <w:spacing w:line="360" w:lineRule="auto"/>
        <w:jc w:val="both"/>
        <w:rPr>
          <w:ins w:id="396" w:author="Azaz Farooq" w:date="2020-11-06T16:34:00Z"/>
          <w:rPrChange w:id="397" w:author="Azaz Farooq" w:date="2020-11-07T20:36:00Z">
            <w:rPr>
              <w:ins w:id="398" w:author="Azaz Farooq" w:date="2020-11-06T16:34:00Z"/>
              <w:rFonts w:ascii="Times New Roman" w:hAnsi="Times New Roman" w:cs="Times New Roman"/>
              <w:sz w:val="24"/>
              <w:lang w:val="en-AU"/>
            </w:rPr>
          </w:rPrChange>
        </w:rPr>
        <w:pPrChange w:id="399" w:author="Engr.Azaz" w:date="2020-11-07T22:14:00Z">
          <w:pPr/>
        </w:pPrChange>
      </w:pPr>
      <w:ins w:id="400" w:author="Azaz Farooq" w:date="2020-11-06T15:19:00Z">
        <w:r w:rsidRPr="00E171A3">
          <w:rPr>
            <w:rFonts w:ascii="Times New Roman" w:hAnsi="Times New Roman" w:cs="Times New Roman"/>
            <w:sz w:val="24"/>
            <w:szCs w:val="24"/>
            <w:lang w:val="en-AU"/>
            <w:rPrChange w:id="401" w:author="Engr.Azaz" w:date="2020-11-07T22:14:00Z">
              <w:rPr>
                <w:rFonts w:ascii="Times New Roman" w:hAnsi="Times New Roman" w:cs="Times New Roman"/>
                <w:sz w:val="24"/>
                <w:lang w:val="en-AU"/>
              </w:rPr>
            </w:rPrChange>
          </w:rPr>
          <w:t>The</w:t>
        </w:r>
        <w:r w:rsidR="00837990" w:rsidRPr="00E171A3">
          <w:rPr>
            <w:rFonts w:ascii="Times New Roman" w:hAnsi="Times New Roman" w:cs="Times New Roman"/>
            <w:sz w:val="24"/>
            <w:szCs w:val="24"/>
            <w:lang w:val="en-AU"/>
            <w:rPrChange w:id="402" w:author="Engr.Azaz" w:date="2020-11-07T22:14:00Z">
              <w:rPr>
                <w:rFonts w:ascii="Times New Roman" w:hAnsi="Times New Roman" w:cs="Times New Roman"/>
                <w:sz w:val="24"/>
                <w:lang w:val="en-AU"/>
              </w:rPr>
            </w:rPrChange>
          </w:rPr>
          <w:t xml:space="preserve"> dependenc</w:t>
        </w:r>
      </w:ins>
      <w:ins w:id="403" w:author="Azaz Farooq" w:date="2020-11-07T19:30:00Z">
        <w:r w:rsidR="00837990" w:rsidRPr="00E171A3">
          <w:rPr>
            <w:rFonts w:ascii="Times New Roman" w:hAnsi="Times New Roman" w:cs="Times New Roman"/>
            <w:sz w:val="24"/>
            <w:szCs w:val="24"/>
            <w:lang w:val="en-AU"/>
            <w:rPrChange w:id="404" w:author="Engr.Azaz" w:date="2020-11-07T22:14:00Z">
              <w:rPr>
                <w:rFonts w:ascii="Times New Roman" w:hAnsi="Times New Roman" w:cs="Times New Roman"/>
                <w:sz w:val="24"/>
                <w:lang w:val="en-AU"/>
              </w:rPr>
            </w:rPrChange>
          </w:rPr>
          <w:t>e</w:t>
        </w:r>
      </w:ins>
      <w:ins w:id="405" w:author="Azaz Farooq" w:date="2020-11-06T15:19:00Z">
        <w:r w:rsidR="009E7E6D" w:rsidRPr="00E171A3">
          <w:rPr>
            <w:rFonts w:ascii="Times New Roman" w:hAnsi="Times New Roman" w:cs="Times New Roman"/>
            <w:sz w:val="24"/>
            <w:szCs w:val="24"/>
            <w:lang w:val="en-AU"/>
            <w:rPrChange w:id="406" w:author="Engr.Azaz" w:date="2020-11-07T22:14:00Z">
              <w:rPr>
                <w:rFonts w:ascii="Times New Roman" w:hAnsi="Times New Roman" w:cs="Times New Roman"/>
                <w:sz w:val="24"/>
                <w:lang w:val="en-AU"/>
              </w:rPr>
            </w:rPrChange>
          </w:rPr>
          <w:t xml:space="preserve"> of direct </w:t>
        </w:r>
      </w:ins>
      <w:ins w:id="407" w:author="Azaz Farooq" w:date="2020-11-06T15:26:00Z">
        <w:r w:rsidR="009E7E6D" w:rsidRPr="00E171A3">
          <w:rPr>
            <w:rFonts w:ascii="Times New Roman" w:hAnsi="Times New Roman" w:cs="Times New Roman"/>
            <w:sz w:val="24"/>
            <w:szCs w:val="24"/>
            <w:lang w:val="en-AU"/>
            <w:rPrChange w:id="408" w:author="Engr.Azaz" w:date="2020-11-07T22:14:00Z">
              <w:rPr>
                <w:rFonts w:ascii="Times New Roman" w:hAnsi="Times New Roman" w:cs="Times New Roman"/>
                <w:sz w:val="24"/>
                <w:lang w:val="en-AU"/>
              </w:rPr>
            </w:rPrChange>
          </w:rPr>
          <w:t xml:space="preserve">correlation </w:t>
        </w:r>
      </w:ins>
      <w:ins w:id="409" w:author="Engr.Azaz" w:date="2020-11-07T21:45:00Z">
        <w:r w:rsidR="00CF55BC" w:rsidRPr="00E171A3">
          <w:rPr>
            <w:rFonts w:ascii="Times New Roman" w:hAnsi="Times New Roman" w:cs="Times New Roman"/>
            <w:sz w:val="24"/>
            <w:szCs w:val="24"/>
            <w:lang w:val="en-AU"/>
            <w:rPrChange w:id="410" w:author="Engr.Azaz" w:date="2020-11-07T22:14:00Z">
              <w:rPr>
                <w:rFonts w:ascii="Times New Roman" w:hAnsi="Times New Roman" w:cs="Times New Roman"/>
                <w:sz w:val="24"/>
                <w:lang w:val="en-AU"/>
              </w:rPr>
            </w:rPrChange>
          </w:rPr>
          <w:t xml:space="preserve">was </w:t>
        </w:r>
      </w:ins>
      <w:ins w:id="411" w:author="Azaz Farooq" w:date="2020-11-07T19:30:00Z">
        <w:r w:rsidR="004E2B77" w:rsidRPr="00E171A3">
          <w:rPr>
            <w:rFonts w:ascii="Times New Roman" w:hAnsi="Times New Roman" w:cs="Times New Roman"/>
            <w:sz w:val="24"/>
            <w:szCs w:val="24"/>
            <w:lang w:val="en-AU"/>
            <w:rPrChange w:id="412" w:author="Engr.Azaz" w:date="2020-11-07T22:14:00Z">
              <w:rPr>
                <w:rFonts w:ascii="Times New Roman" w:hAnsi="Times New Roman" w:cs="Times New Roman"/>
                <w:sz w:val="24"/>
                <w:lang w:val="en-AU"/>
              </w:rPr>
            </w:rPrChange>
          </w:rPr>
          <w:t>removed</w:t>
        </w:r>
      </w:ins>
      <w:ins w:id="413" w:author="Azaz Farooq" w:date="2020-11-06T15:19:00Z">
        <w:r w:rsidR="00DB7D9F" w:rsidRPr="00E171A3">
          <w:rPr>
            <w:rFonts w:ascii="Times New Roman" w:hAnsi="Times New Roman" w:cs="Times New Roman"/>
            <w:sz w:val="24"/>
            <w:szCs w:val="24"/>
            <w:lang w:val="en-AU"/>
            <w:rPrChange w:id="414" w:author="Engr.Azaz" w:date="2020-11-07T22:14:00Z">
              <w:rPr>
                <w:lang w:val="en-AU"/>
              </w:rPr>
            </w:rPrChange>
          </w:rPr>
          <w:t xml:space="preserve"> by normali</w:t>
        </w:r>
        <w:del w:id="415" w:author="Engr.Azaz" w:date="2020-11-07T21:45:00Z">
          <w:r w:rsidR="00DB7D9F" w:rsidRPr="00E171A3" w:rsidDel="00CF55BC">
            <w:rPr>
              <w:rFonts w:ascii="Times New Roman" w:hAnsi="Times New Roman" w:cs="Times New Roman"/>
              <w:sz w:val="24"/>
              <w:szCs w:val="24"/>
              <w:lang w:val="en-AU"/>
              <w:rPrChange w:id="416" w:author="Engr.Azaz" w:date="2020-11-07T22:14:00Z">
                <w:rPr>
                  <w:lang w:val="en-AU"/>
                </w:rPr>
              </w:rPrChange>
            </w:rPr>
            <w:delText>s</w:delText>
          </w:r>
        </w:del>
      </w:ins>
      <w:ins w:id="417" w:author="Engr.Azaz" w:date="2020-11-07T21:45:00Z">
        <w:r w:rsidR="00CF55BC" w:rsidRPr="00E171A3">
          <w:rPr>
            <w:rFonts w:ascii="Times New Roman" w:hAnsi="Times New Roman" w:cs="Times New Roman"/>
            <w:sz w:val="24"/>
            <w:szCs w:val="24"/>
            <w:lang w:val="en-AU"/>
            <w:rPrChange w:id="418" w:author="Engr.Azaz" w:date="2020-11-07T22:14:00Z">
              <w:rPr>
                <w:rFonts w:ascii="Times New Roman" w:hAnsi="Times New Roman" w:cs="Times New Roman"/>
                <w:sz w:val="24"/>
                <w:lang w:val="en-AU"/>
              </w:rPr>
            </w:rPrChange>
          </w:rPr>
          <w:t>z</w:t>
        </w:r>
      </w:ins>
      <w:ins w:id="419" w:author="Azaz Farooq" w:date="2020-11-06T15:19:00Z">
        <w:r w:rsidR="00DB7D9F" w:rsidRPr="00E171A3">
          <w:rPr>
            <w:rFonts w:ascii="Times New Roman" w:hAnsi="Times New Roman" w:cs="Times New Roman"/>
            <w:sz w:val="24"/>
            <w:szCs w:val="24"/>
            <w:lang w:val="en-AU"/>
            <w:rPrChange w:id="420" w:author="Engr.Azaz" w:date="2020-11-07T22:14:00Z">
              <w:rPr>
                <w:lang w:val="en-AU"/>
              </w:rPr>
            </w:rPrChange>
          </w:rPr>
          <w:t>ing the correlation coefficient, referred to as the normalized cross-correlation. Normalized cross</w:t>
        </w:r>
        <w:del w:id="421" w:author="Engr.Azaz" w:date="2020-11-07T21:45:00Z">
          <w:r w:rsidR="00DB7D9F" w:rsidRPr="00E171A3" w:rsidDel="00CF55BC">
            <w:rPr>
              <w:rFonts w:ascii="Times New Roman" w:hAnsi="Times New Roman" w:cs="Times New Roman"/>
              <w:sz w:val="24"/>
              <w:szCs w:val="24"/>
              <w:lang w:val="en-AU"/>
              <w:rPrChange w:id="422" w:author="Engr.Azaz" w:date="2020-11-07T22:14:00Z">
                <w:rPr>
                  <w:lang w:val="en-AU"/>
                </w:rPr>
              </w:rPrChange>
            </w:rPr>
            <w:delText xml:space="preserve"> </w:delText>
          </w:r>
        </w:del>
      </w:ins>
      <w:ins w:id="423" w:author="Engr.Azaz" w:date="2020-11-07T21:45:00Z">
        <w:r w:rsidR="00CF55BC" w:rsidRPr="00E171A3">
          <w:rPr>
            <w:rFonts w:ascii="Times New Roman" w:hAnsi="Times New Roman" w:cs="Times New Roman"/>
            <w:sz w:val="24"/>
            <w:szCs w:val="24"/>
            <w:lang w:val="en-AU"/>
            <w:rPrChange w:id="424" w:author="Engr.Azaz" w:date="2020-11-07T22:14:00Z">
              <w:rPr>
                <w:rFonts w:ascii="Times New Roman" w:hAnsi="Times New Roman" w:cs="Times New Roman"/>
                <w:sz w:val="24"/>
                <w:lang w:val="en-AU"/>
              </w:rPr>
            </w:rPrChange>
          </w:rPr>
          <w:t>-</w:t>
        </w:r>
      </w:ins>
      <w:ins w:id="425" w:author="Azaz Farooq" w:date="2020-11-06T15:19:00Z">
        <w:r w:rsidR="00DB7D9F" w:rsidRPr="00E171A3">
          <w:rPr>
            <w:rFonts w:ascii="Times New Roman" w:hAnsi="Times New Roman" w:cs="Times New Roman"/>
            <w:sz w:val="24"/>
            <w:szCs w:val="24"/>
            <w:lang w:val="en-AU"/>
            <w:rPrChange w:id="426" w:author="Engr.Azaz" w:date="2020-11-07T22:14:00Z">
              <w:rPr>
                <w:lang w:val="en-AU"/>
              </w:rPr>
            </w:rPrChange>
          </w:rPr>
          <w:t>correlation is used to evaluate the degree of similarity between any two data sets</w:t>
        </w:r>
      </w:ins>
      <w:bookmarkStart w:id="427" w:name="_Hlk55682624"/>
      <w:ins w:id="428" w:author="Engr.Azaz" w:date="2020-11-07T23:04:00Z">
        <w:r w:rsidR="00B974B0">
          <w:rPr>
            <w:rFonts w:ascii="Times New Roman" w:hAnsi="Times New Roman" w:cs="Times New Roman"/>
            <w:sz w:val="24"/>
            <w:szCs w:val="24"/>
            <w:lang w:val="en-AU"/>
          </w:rPr>
          <w:t>.</w:t>
        </w:r>
      </w:ins>
      <w:ins w:id="429" w:author="Engr.Azaz" w:date="2020-11-08T03:50:00Z">
        <w:r w:rsidR="00EE4CF4">
          <w:rPr>
            <w:rFonts w:ascii="Times New Roman" w:hAnsi="Times New Roman" w:cs="Times New Roman"/>
            <w:sz w:val="24"/>
            <w:szCs w:val="24"/>
            <w:lang w:val="en-AU"/>
          </w:rPr>
          <w:t xml:space="preserve"> </w:t>
        </w:r>
      </w:ins>
      <w:ins w:id="430" w:author="Azaz Farooq" w:date="2020-11-07T20:39:00Z">
        <w:del w:id="431" w:author="Engr.Azaz" w:date="2020-11-07T21:45:00Z">
          <w:r w:rsidR="00334ED4" w:rsidRPr="00E171A3" w:rsidDel="00CF55BC">
            <w:rPr>
              <w:rFonts w:ascii="Times New Roman" w:hAnsi="Times New Roman" w:cs="Times New Roman"/>
              <w:sz w:val="24"/>
              <w:szCs w:val="24"/>
              <w:lang w:val="en-AU"/>
              <w:rPrChange w:id="432" w:author="Engr.Azaz" w:date="2020-11-07T22:14:00Z">
                <w:rPr>
                  <w:rFonts w:ascii="Times New Roman" w:hAnsi="Times New Roman" w:cs="Times New Roman"/>
                  <w:sz w:val="24"/>
                  <w:lang w:val="en-AU"/>
                </w:rPr>
              </w:rPrChange>
            </w:rPr>
            <w:delText xml:space="preserve"> </w:delText>
          </w:r>
        </w:del>
      </w:ins>
      <w:ins w:id="433" w:author="Azaz Farooq" w:date="2020-11-07T20:36:00Z">
        <w:del w:id="434" w:author="Engr.Azaz" w:date="2020-11-07T21:45:00Z">
          <w:r w:rsidR="00673B8A" w:rsidRPr="00E171A3" w:rsidDel="00CF55BC">
            <w:rPr>
              <w:rFonts w:ascii="Times New Roman" w:hAnsi="Times New Roman" w:cs="Times New Roman"/>
              <w:sz w:val="24"/>
              <w:szCs w:val="24"/>
              <w:rPrChange w:id="435" w:author="Engr.Azaz" w:date="2020-11-07T22:14:00Z">
                <w:rPr/>
              </w:rPrChange>
            </w:rPr>
            <w:delText xml:space="preserve"> </w:delText>
          </w:r>
        </w:del>
      </w:ins>
      <w:ins w:id="436" w:author="Azaz Farooq" w:date="2020-11-06T15:19:00Z">
        <w:del w:id="437" w:author="Engr.Azaz" w:date="2020-11-07T23:04:00Z">
          <w:r w:rsidR="00DB7D9F" w:rsidRPr="00E171A3" w:rsidDel="00B974B0">
            <w:rPr>
              <w:rFonts w:ascii="Times New Roman" w:hAnsi="Times New Roman" w:cs="Times New Roman"/>
              <w:sz w:val="24"/>
              <w:szCs w:val="24"/>
              <w:lang w:val="en-AU"/>
              <w:rPrChange w:id="438" w:author="Engr.Azaz" w:date="2020-11-07T22:14:00Z">
                <w:rPr>
                  <w:lang w:val="en-AU"/>
                </w:rPr>
              </w:rPrChange>
            </w:rPr>
            <w:delText xml:space="preserve">. </w:delText>
          </w:r>
        </w:del>
        <w:bookmarkEnd w:id="427"/>
        <w:r w:rsidR="00DB7D9F" w:rsidRPr="00E171A3">
          <w:rPr>
            <w:rFonts w:ascii="Times New Roman" w:hAnsi="Times New Roman" w:cs="Times New Roman"/>
            <w:sz w:val="24"/>
            <w:szCs w:val="24"/>
            <w:lang w:val="en-AU"/>
            <w:rPrChange w:id="439" w:author="Engr.Azaz" w:date="2020-11-07T22:14:00Z">
              <w:rPr>
                <w:lang w:val="en-AU"/>
              </w:rPr>
            </w:rPrChange>
          </w:rPr>
          <w:t>It has the advantage of less sensitivity to linear changes in the amplitude of the quantitative variables under comparison</w:t>
        </w:r>
      </w:ins>
      <w:ins w:id="440" w:author="Azaz Farooq" w:date="2020-11-06T22:07:00Z">
        <w:r w:rsidR="00413BC5" w:rsidRPr="00E171A3">
          <w:rPr>
            <w:rFonts w:ascii="Times New Roman" w:hAnsi="Times New Roman" w:cs="Times New Roman"/>
            <w:sz w:val="24"/>
            <w:szCs w:val="24"/>
            <w:lang w:val="en-AU"/>
            <w:rPrChange w:id="441" w:author="Engr.Azaz" w:date="2020-11-07T22:14:00Z">
              <w:rPr>
                <w:rFonts w:ascii="Times New Roman" w:hAnsi="Times New Roman" w:cs="Times New Roman"/>
                <w:sz w:val="24"/>
                <w:lang w:val="en-AU"/>
              </w:rPr>
            </w:rPrChange>
          </w:rPr>
          <w:t xml:space="preserve"> </w:t>
        </w:r>
      </w:ins>
      <w:r w:rsidR="00AE26D0" w:rsidRPr="00E171A3">
        <w:rPr>
          <w:rFonts w:ascii="Times New Roman" w:hAnsi="Times New Roman" w:cs="Times New Roman"/>
          <w:sz w:val="24"/>
          <w:szCs w:val="24"/>
          <w:lang w:val="en-AU"/>
          <w:rPrChange w:id="442" w:author="Engr.Azaz" w:date="2020-11-07T22:14:00Z">
            <w:rPr>
              <w:rFonts w:ascii="Times New Roman" w:hAnsi="Times New Roman" w:cs="Times New Roman"/>
              <w:sz w:val="24"/>
              <w:lang w:val="en-AU"/>
            </w:rPr>
          </w:rPrChange>
        </w:rPr>
        <w:fldChar w:fldCharType="begin"/>
      </w:r>
      <w:r w:rsidR="0039767D">
        <w:rPr>
          <w:rFonts w:ascii="Times New Roman" w:hAnsi="Times New Roman" w:cs="Times New Roman"/>
          <w:sz w:val="24"/>
          <w:szCs w:val="24"/>
          <w:lang w:val="en-AU"/>
        </w:rPr>
        <w:instrText xml:space="preserve"> ADDIN EN.CITE &lt;EndNote&gt;&lt;Cite&gt;&lt;Author&gt;Varija Raghu&lt;/Author&gt;&lt;Year&gt;2020&lt;/Year&gt;&lt;RecNum&gt;261&lt;/RecNum&gt;&lt;DisplayText&gt;(Varija Raghu &amp;amp; Thamankar, 2020)&lt;/DisplayText&gt;&lt;record&gt;&lt;rec-number&gt;261&lt;/rec-number&gt;&lt;foreign-keys&gt;&lt;key app="EN" db-id="fds2xxx2ezrw0oepszc5pfszx5rvt2ftrx20" timestamp="1604769773"&gt;261&lt;/key&gt;&lt;/foreign-keys&gt;&lt;ref-type name="Journal Article"&gt;17&lt;/ref-type&gt;&lt;contributors&gt;&lt;authors&gt;&lt;author&gt;Varija Raghu, Shamprasad&lt;/author&gt;&lt;author&gt;Thamankar, R&lt;/author&gt;&lt;/authors&gt;&lt;/contributors&gt;&lt;titles&gt;&lt;title&gt;A Comparative Study of Crystallography and Defect Structure of Corneal Nipple Array in Daphnis nerii Moth and Papilio polytes Butterfly Eye&lt;/title&gt;&lt;secondary-title&gt;ACS omega&lt;/secondary-title&gt;&lt;/titles&gt;&lt;periodical&gt;&lt;full-title&gt;ACS omega&lt;/full-title&gt;&lt;/periodical&gt;&lt;pages&gt;23662-23671&lt;/pages&gt;&lt;volume&gt;5&lt;/volume&gt;&lt;number&gt;37&lt;/number&gt;&lt;dates&gt;&lt;year&gt;2020&lt;/year&gt;&lt;/dates&gt;&lt;isbn&gt;2470-1343&lt;/isbn&gt;&lt;urls&gt;&lt;/urls&gt;&lt;/record&gt;&lt;/Cite&gt;&lt;/EndNote&gt;</w:instrText>
      </w:r>
      <w:r w:rsidR="00AE26D0" w:rsidRPr="00E171A3">
        <w:rPr>
          <w:rFonts w:ascii="Times New Roman" w:hAnsi="Times New Roman" w:cs="Times New Roman"/>
          <w:sz w:val="24"/>
          <w:szCs w:val="24"/>
          <w:lang w:val="en-AU"/>
          <w:rPrChange w:id="443" w:author="Engr.Azaz" w:date="2020-11-07T22:14:00Z">
            <w:rPr>
              <w:rFonts w:ascii="Times New Roman" w:hAnsi="Times New Roman" w:cs="Times New Roman"/>
              <w:sz w:val="24"/>
              <w:lang w:val="en-AU"/>
            </w:rPr>
          </w:rPrChange>
        </w:rPr>
        <w:fldChar w:fldCharType="separate"/>
      </w:r>
      <w:r w:rsidR="0015474F" w:rsidRPr="00E171A3">
        <w:rPr>
          <w:rFonts w:ascii="Times New Roman" w:hAnsi="Times New Roman" w:cs="Times New Roman"/>
          <w:noProof/>
          <w:sz w:val="24"/>
          <w:szCs w:val="24"/>
          <w:lang w:val="en-AU"/>
          <w:rPrChange w:id="444" w:author="Engr.Azaz" w:date="2020-11-07T22:14:00Z">
            <w:rPr>
              <w:rFonts w:ascii="Times New Roman" w:hAnsi="Times New Roman" w:cs="Times New Roman"/>
              <w:noProof/>
              <w:sz w:val="24"/>
              <w:lang w:val="en-AU"/>
            </w:rPr>
          </w:rPrChange>
        </w:rPr>
        <w:t>(</w:t>
      </w:r>
      <w:r w:rsidR="00725766">
        <w:rPr>
          <w:rFonts w:ascii="Times New Roman" w:hAnsi="Times New Roman" w:cs="Times New Roman"/>
          <w:noProof/>
          <w:sz w:val="24"/>
          <w:szCs w:val="24"/>
          <w:lang w:val="en-AU"/>
        </w:rPr>
        <w:fldChar w:fldCharType="begin"/>
      </w:r>
      <w:r w:rsidR="00725766">
        <w:rPr>
          <w:rFonts w:ascii="Times New Roman" w:hAnsi="Times New Roman" w:cs="Times New Roman"/>
          <w:noProof/>
          <w:sz w:val="24"/>
          <w:szCs w:val="24"/>
          <w:lang w:val="en-AU"/>
        </w:rPr>
        <w:instrText xml:space="preserve"> HYPERLINK \l "_ENREF_4" \o "Varija Raghu, 2020 #261" </w:instrText>
      </w:r>
      <w:r w:rsidR="00725766">
        <w:rPr>
          <w:rFonts w:ascii="Times New Roman" w:hAnsi="Times New Roman" w:cs="Times New Roman"/>
          <w:noProof/>
          <w:sz w:val="24"/>
          <w:szCs w:val="24"/>
          <w:lang w:val="en-AU"/>
        </w:rPr>
        <w:fldChar w:fldCharType="separate"/>
      </w:r>
      <w:r w:rsidR="00725766" w:rsidRPr="00E171A3">
        <w:rPr>
          <w:rFonts w:ascii="Times New Roman" w:hAnsi="Times New Roman" w:cs="Times New Roman"/>
          <w:noProof/>
          <w:sz w:val="24"/>
          <w:szCs w:val="24"/>
          <w:lang w:val="en-AU"/>
          <w:rPrChange w:id="445" w:author="Engr.Azaz" w:date="2020-11-07T22:14:00Z">
            <w:rPr>
              <w:rFonts w:ascii="Times New Roman" w:hAnsi="Times New Roman" w:cs="Times New Roman"/>
              <w:noProof/>
              <w:sz w:val="24"/>
              <w:lang w:val="en-AU"/>
            </w:rPr>
          </w:rPrChange>
        </w:rPr>
        <w:t>Varija Raghu &amp; Thamankar, 2020</w:t>
      </w:r>
      <w:r w:rsidR="00725766">
        <w:rPr>
          <w:rFonts w:ascii="Times New Roman" w:hAnsi="Times New Roman" w:cs="Times New Roman"/>
          <w:noProof/>
          <w:sz w:val="24"/>
          <w:szCs w:val="24"/>
          <w:lang w:val="en-AU"/>
        </w:rPr>
        <w:fldChar w:fldCharType="end"/>
      </w:r>
      <w:r w:rsidR="0015474F" w:rsidRPr="00E171A3">
        <w:rPr>
          <w:rFonts w:ascii="Times New Roman" w:hAnsi="Times New Roman" w:cs="Times New Roman"/>
          <w:noProof/>
          <w:sz w:val="24"/>
          <w:szCs w:val="24"/>
          <w:lang w:val="en-AU"/>
          <w:rPrChange w:id="446" w:author="Engr.Azaz" w:date="2020-11-07T22:14:00Z">
            <w:rPr>
              <w:rFonts w:ascii="Times New Roman" w:hAnsi="Times New Roman" w:cs="Times New Roman"/>
              <w:noProof/>
              <w:sz w:val="24"/>
              <w:lang w:val="en-AU"/>
            </w:rPr>
          </w:rPrChange>
        </w:rPr>
        <w:t>)</w:t>
      </w:r>
      <w:r w:rsidR="00AE26D0" w:rsidRPr="00E171A3">
        <w:rPr>
          <w:rFonts w:ascii="Times New Roman" w:hAnsi="Times New Roman" w:cs="Times New Roman"/>
          <w:sz w:val="24"/>
          <w:szCs w:val="24"/>
          <w:lang w:val="en-AU"/>
          <w:rPrChange w:id="447" w:author="Engr.Azaz" w:date="2020-11-07T22:14:00Z">
            <w:rPr>
              <w:rFonts w:ascii="Times New Roman" w:hAnsi="Times New Roman" w:cs="Times New Roman"/>
              <w:sz w:val="24"/>
              <w:lang w:val="en-AU"/>
            </w:rPr>
          </w:rPrChange>
        </w:rPr>
        <w:fldChar w:fldCharType="end"/>
      </w:r>
      <w:ins w:id="448" w:author="Azaz Farooq" w:date="2020-11-06T15:19:00Z">
        <w:r w:rsidR="00B36580" w:rsidRPr="00E171A3">
          <w:rPr>
            <w:rFonts w:ascii="Times New Roman" w:hAnsi="Times New Roman" w:cs="Times New Roman"/>
            <w:sz w:val="24"/>
            <w:szCs w:val="24"/>
            <w:lang w:val="en-AU"/>
            <w:rPrChange w:id="449" w:author="Engr.Azaz" w:date="2020-11-07T22:14:00Z">
              <w:rPr>
                <w:rFonts w:ascii="Times New Roman" w:hAnsi="Times New Roman" w:cs="Times New Roman"/>
                <w:sz w:val="24"/>
                <w:lang w:val="en-AU"/>
              </w:rPr>
            </w:rPrChange>
          </w:rPr>
          <w:t>. The normali</w:t>
        </w:r>
        <w:del w:id="450" w:author="Engr.Azaz" w:date="2020-11-07T21:45:00Z">
          <w:r w:rsidR="00B36580" w:rsidRPr="00E171A3" w:rsidDel="00CF55BC">
            <w:rPr>
              <w:rFonts w:ascii="Times New Roman" w:hAnsi="Times New Roman" w:cs="Times New Roman"/>
              <w:sz w:val="24"/>
              <w:szCs w:val="24"/>
              <w:lang w:val="en-AU"/>
              <w:rPrChange w:id="451" w:author="Engr.Azaz" w:date="2020-11-07T22:14:00Z">
                <w:rPr>
                  <w:rFonts w:ascii="Times New Roman" w:hAnsi="Times New Roman" w:cs="Times New Roman"/>
                  <w:sz w:val="24"/>
                  <w:lang w:val="en-AU"/>
                </w:rPr>
              </w:rPrChange>
            </w:rPr>
            <w:delText>s</w:delText>
          </w:r>
        </w:del>
      </w:ins>
      <w:ins w:id="452" w:author="Engr.Azaz" w:date="2020-11-07T21:45:00Z">
        <w:r w:rsidR="00CF55BC" w:rsidRPr="00E171A3">
          <w:rPr>
            <w:rFonts w:ascii="Times New Roman" w:hAnsi="Times New Roman" w:cs="Times New Roman"/>
            <w:sz w:val="24"/>
            <w:szCs w:val="24"/>
            <w:lang w:val="en-AU"/>
            <w:rPrChange w:id="453" w:author="Engr.Azaz" w:date="2020-11-07T22:14:00Z">
              <w:rPr>
                <w:rFonts w:ascii="Times New Roman" w:hAnsi="Times New Roman" w:cs="Times New Roman"/>
                <w:sz w:val="24"/>
                <w:lang w:val="en-AU"/>
              </w:rPr>
            </w:rPrChange>
          </w:rPr>
          <w:t>z</w:t>
        </w:r>
      </w:ins>
      <w:ins w:id="454" w:author="Azaz Farooq" w:date="2020-11-06T15:19:00Z">
        <w:r w:rsidR="00B36580" w:rsidRPr="00E171A3">
          <w:rPr>
            <w:rFonts w:ascii="Times New Roman" w:hAnsi="Times New Roman" w:cs="Times New Roman"/>
            <w:sz w:val="24"/>
            <w:szCs w:val="24"/>
            <w:lang w:val="en-AU"/>
            <w:rPrChange w:id="455" w:author="Engr.Azaz" w:date="2020-11-07T22:14:00Z">
              <w:rPr>
                <w:rFonts w:ascii="Times New Roman" w:hAnsi="Times New Roman" w:cs="Times New Roman"/>
                <w:sz w:val="24"/>
                <w:lang w:val="en-AU"/>
              </w:rPr>
            </w:rPrChange>
          </w:rPr>
          <w:t>ed cross-</w:t>
        </w:r>
        <w:r w:rsidR="00DB7D9F" w:rsidRPr="00E171A3">
          <w:rPr>
            <w:rFonts w:ascii="Times New Roman" w:hAnsi="Times New Roman" w:cs="Times New Roman"/>
            <w:sz w:val="24"/>
            <w:szCs w:val="24"/>
            <w:lang w:val="en-AU"/>
            <w:rPrChange w:id="456" w:author="Engr.Azaz" w:date="2020-11-07T22:14:00Z">
              <w:rPr>
                <w:lang w:val="en-AU"/>
              </w:rPr>
            </w:rPrChange>
          </w:rPr>
          <w:t>correlation is divided by the product of the auto</w:t>
        </w:r>
      </w:ins>
      <w:ins w:id="457" w:author="Azaz Farooq" w:date="2020-11-07T19:31:00Z">
        <w:del w:id="458" w:author="Engr.Azaz" w:date="2020-11-07T21:45:00Z">
          <w:r w:rsidR="00093018" w:rsidRPr="00E171A3" w:rsidDel="00CF55BC">
            <w:rPr>
              <w:rFonts w:ascii="Times New Roman" w:hAnsi="Times New Roman" w:cs="Times New Roman"/>
              <w:sz w:val="24"/>
              <w:szCs w:val="24"/>
              <w:lang w:val="en-AU"/>
              <w:rPrChange w:id="459" w:author="Engr.Azaz" w:date="2020-11-07T22:14:00Z">
                <w:rPr>
                  <w:rFonts w:ascii="Times New Roman" w:hAnsi="Times New Roman" w:cs="Times New Roman"/>
                  <w:sz w:val="24"/>
                  <w:lang w:val="en-AU"/>
                </w:rPr>
              </w:rPrChange>
            </w:rPr>
            <w:delText xml:space="preserve"> </w:delText>
          </w:r>
        </w:del>
      </w:ins>
      <w:ins w:id="460" w:author="Azaz Farooq" w:date="2020-11-06T15:19:00Z">
        <w:r w:rsidR="00DB7D9F" w:rsidRPr="00E171A3">
          <w:rPr>
            <w:rFonts w:ascii="Times New Roman" w:hAnsi="Times New Roman" w:cs="Times New Roman"/>
            <w:sz w:val="24"/>
            <w:szCs w:val="24"/>
            <w:lang w:val="en-AU"/>
            <w:rPrChange w:id="461" w:author="Engr.Azaz" w:date="2020-11-07T22:14:00Z">
              <w:rPr>
                <w:lang w:val="en-AU"/>
              </w:rPr>
            </w:rPrChange>
          </w:rPr>
          <w:t>correlation magnitude</w:t>
        </w:r>
        <w:r w:rsidR="00A41B6B" w:rsidRPr="00E171A3">
          <w:rPr>
            <w:rFonts w:ascii="Times New Roman" w:hAnsi="Times New Roman" w:cs="Times New Roman"/>
            <w:sz w:val="24"/>
            <w:szCs w:val="24"/>
            <w:lang w:val="en-AU"/>
            <w:rPrChange w:id="462" w:author="Engr.Azaz" w:date="2020-11-07T22:14:00Z">
              <w:rPr>
                <w:rFonts w:ascii="Times New Roman" w:hAnsi="Times New Roman" w:cs="Times New Roman"/>
                <w:sz w:val="24"/>
                <w:lang w:val="en-AU"/>
              </w:rPr>
            </w:rPrChange>
          </w:rPr>
          <w:t xml:space="preserve"> as this is the largest</w:t>
        </w:r>
        <w:r w:rsidR="005B5EB4" w:rsidRPr="00E171A3">
          <w:rPr>
            <w:rFonts w:ascii="Times New Roman" w:hAnsi="Times New Roman" w:cs="Times New Roman"/>
            <w:sz w:val="24"/>
            <w:szCs w:val="24"/>
            <w:lang w:val="en-AU"/>
            <w:rPrChange w:id="463" w:author="Engr.Azaz" w:date="2020-11-07T22:14:00Z">
              <w:rPr>
                <w:rFonts w:ascii="Times New Roman" w:hAnsi="Times New Roman" w:cs="Times New Roman"/>
                <w:sz w:val="24"/>
                <w:lang w:val="en-AU"/>
              </w:rPr>
            </w:rPrChange>
          </w:rPr>
          <w:t xml:space="preserve"> correlation value </w:t>
        </w:r>
      </w:ins>
      <w:ins w:id="464" w:author="Engr.Azaz" w:date="2020-11-07T21:45:00Z">
        <w:r w:rsidR="00CF55BC" w:rsidRPr="00E171A3">
          <w:rPr>
            <w:rFonts w:ascii="Times New Roman" w:hAnsi="Times New Roman" w:cs="Times New Roman"/>
            <w:sz w:val="24"/>
            <w:szCs w:val="24"/>
            <w:lang w:val="en-AU"/>
            <w:rPrChange w:id="465" w:author="Engr.Azaz" w:date="2020-11-07T22:14:00Z">
              <w:rPr>
                <w:rFonts w:ascii="Times New Roman" w:hAnsi="Times New Roman" w:cs="Times New Roman"/>
                <w:sz w:val="24"/>
                <w:lang w:val="en-AU"/>
              </w:rPr>
            </w:rPrChange>
          </w:rPr>
          <w:t xml:space="preserve">in </w:t>
        </w:r>
      </w:ins>
      <w:ins w:id="466" w:author="Azaz Farooq" w:date="2020-11-06T15:19:00Z">
        <w:r w:rsidR="005B5EB4" w:rsidRPr="00E171A3">
          <w:rPr>
            <w:rFonts w:ascii="Times New Roman" w:hAnsi="Times New Roman" w:cs="Times New Roman"/>
            <w:sz w:val="24"/>
            <w:szCs w:val="24"/>
            <w:lang w:val="en-AU"/>
            <w:rPrChange w:id="467" w:author="Engr.Azaz" w:date="2020-11-07T22:14:00Z">
              <w:rPr>
                <w:rFonts w:ascii="Times New Roman" w:hAnsi="Times New Roman" w:cs="Times New Roman"/>
                <w:sz w:val="24"/>
                <w:lang w:val="en-AU"/>
              </w:rPr>
            </w:rPrChange>
          </w:rPr>
          <w:t>the data we</w:t>
        </w:r>
        <w:r w:rsidR="00DB7D9F" w:rsidRPr="00E171A3">
          <w:rPr>
            <w:rFonts w:ascii="Times New Roman" w:hAnsi="Times New Roman" w:cs="Times New Roman"/>
            <w:sz w:val="24"/>
            <w:szCs w:val="24"/>
            <w:lang w:val="en-AU"/>
            <w:rPrChange w:id="468" w:author="Engr.Azaz" w:date="2020-11-07T22:14:00Z">
              <w:rPr>
                <w:lang w:val="en-AU"/>
              </w:rPr>
            </w:rPrChange>
          </w:rPr>
          <w:t xml:space="preserve"> have</w:t>
        </w:r>
        <w:r w:rsidR="00DB7D9F" w:rsidRPr="00DB7D9F">
          <w:rPr>
            <w:rFonts w:ascii="Times New Roman" w:hAnsi="Times New Roman" w:cs="Times New Roman"/>
            <w:sz w:val="24"/>
            <w:lang w:val="en-AU"/>
            <w:rPrChange w:id="469" w:author="Azaz Farooq" w:date="2020-11-06T15:20:00Z">
              <w:rPr>
                <w:lang w:val="en-AU"/>
              </w:rPr>
            </w:rPrChange>
          </w:rPr>
          <w:t>.</w:t>
        </w:r>
      </w:ins>
    </w:p>
    <w:p w14:paraId="78706D72" w14:textId="77777777" w:rsidR="005D1FDE" w:rsidRDefault="006F7D65">
      <w:pPr>
        <w:spacing w:line="360" w:lineRule="auto"/>
        <w:jc w:val="right"/>
        <w:rPr>
          <w:ins w:id="470" w:author="Azaz Farooq" w:date="2020-11-06T16:35:00Z"/>
          <w:rFonts w:ascii="Times New Roman" w:hAnsi="Times New Roman" w:cs="Times New Roman"/>
          <w:sz w:val="24"/>
          <w:lang w:val="en-AU"/>
        </w:rPr>
        <w:pPrChange w:id="471" w:author="Azaz Farooq" w:date="2020-11-07T18:08:00Z">
          <w:pPr>
            <w:jc w:val="both"/>
          </w:pPr>
        </w:pPrChange>
      </w:pPr>
      <w:ins w:id="472" w:author="Azaz Farooq" w:date="2020-11-06T16:34:00Z">
        <w:r w:rsidRPr="006F7D65">
          <w:rPr>
            <w:rFonts w:ascii="Times New Roman" w:eastAsia="Calibri" w:hAnsi="Times New Roman" w:cs="Times New Roman"/>
            <w:noProof/>
            <w:rPrChange w:id="473" w:author="Unknown">
              <w:rPr>
                <w:noProof/>
              </w:rPr>
            </w:rPrChange>
          </w:rPr>
          <w:drawing>
            <wp:inline distT="0" distB="0" distL="0" distR="0" wp14:anchorId="3D43EBCA" wp14:editId="71B971A2">
              <wp:extent cx="3077210" cy="96202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7210" cy="962025"/>
                      </a:xfrm>
                      <a:prstGeom prst="rect">
                        <a:avLst/>
                      </a:prstGeom>
                      <a:noFill/>
                      <a:ln>
                        <a:noFill/>
                      </a:ln>
                    </pic:spPr>
                  </pic:pic>
                </a:graphicData>
              </a:graphic>
            </wp:inline>
          </w:drawing>
        </w:r>
      </w:ins>
      <w:ins w:id="474" w:author="Azaz Farooq" w:date="2020-11-06T18:11:00Z">
        <w:r w:rsidR="00D613FF">
          <w:rPr>
            <w:rFonts w:ascii="Times New Roman" w:eastAsia="Calibri" w:hAnsi="Times New Roman" w:cs="Times New Roman"/>
            <w:noProof/>
            <w:sz w:val="24"/>
            <w:lang w:val="en-AU"/>
          </w:rPr>
          <w:t xml:space="preserve">               </w:t>
        </w:r>
        <w:r w:rsidR="00D613FF">
          <w:rPr>
            <w:rFonts w:ascii="Times New Roman" w:eastAsia="Calibri" w:hAnsi="Times New Roman" w:cs="Times New Roman"/>
            <w:noProof/>
            <w:sz w:val="24"/>
            <w:lang w:val="en-AU"/>
          </w:rPr>
          <w:tab/>
          <w:t xml:space="preserve"> [2]</w:t>
        </w:r>
      </w:ins>
      <m:oMath>
        <m:r>
          <w:del w:id="475" w:author="Azaz Farooq" w:date="2020-11-06T16:34:00Z">
            <m:rPr>
              <m:sty m:val="p"/>
            </m:rPr>
            <w:rPr>
              <w:rFonts w:ascii="Cambria Math" w:hAnsi="Cambria Math" w:cs="Times New Roman"/>
              <w:sz w:val="24"/>
              <w:lang w:val="en-AU"/>
            </w:rPr>
            <m:t xml:space="preserve"> </m:t>
          </w:del>
        </m:r>
      </m:oMath>
    </w:p>
    <w:p w14:paraId="0C239704" w14:textId="77777777" w:rsidR="00DB7D9F" w:rsidRDefault="00474768">
      <w:pPr>
        <w:spacing w:line="360" w:lineRule="auto"/>
        <w:jc w:val="both"/>
        <w:rPr>
          <w:ins w:id="476" w:author="Azaz Farooq" w:date="2020-11-06T15:55:00Z"/>
          <w:rFonts w:ascii="Times New Roman" w:hAnsi="Times New Roman" w:cs="Times New Roman"/>
          <w:sz w:val="24"/>
          <w:lang w:val="en-AU"/>
        </w:rPr>
        <w:pPrChange w:id="477" w:author="Azaz Farooq" w:date="2020-11-07T18:08:00Z">
          <w:pPr/>
        </w:pPrChange>
      </w:pPr>
      <w:ins w:id="478" w:author="Azaz Farooq" w:date="2020-11-06T16:35:00Z">
        <w:r>
          <w:rPr>
            <w:rFonts w:ascii="Times New Roman" w:hAnsi="Times New Roman" w:cs="Times New Roman"/>
            <w:sz w:val="24"/>
            <w:lang w:val="en-AU"/>
          </w:rPr>
          <w:t>The Normalized Cross-</w:t>
        </w:r>
        <w:r w:rsidR="005D1FDE" w:rsidRPr="005D1FDE">
          <w:rPr>
            <w:rFonts w:ascii="Times New Roman" w:hAnsi="Times New Roman" w:cs="Times New Roman"/>
            <w:sz w:val="24"/>
            <w:lang w:val="en-AU"/>
          </w:rPr>
          <w:t>Correlation</w:t>
        </w:r>
      </w:ins>
      <w:ins w:id="479" w:author="Azaz Farooq" w:date="2020-11-07T19:32:00Z">
        <w:r>
          <w:rPr>
            <w:rFonts w:ascii="Times New Roman" w:hAnsi="Times New Roman" w:cs="Times New Roman"/>
            <w:sz w:val="24"/>
            <w:lang w:val="en-AU"/>
          </w:rPr>
          <w:t xml:space="preserve"> (NCC)</w:t>
        </w:r>
      </w:ins>
      <w:ins w:id="480" w:author="Azaz Farooq" w:date="2020-11-06T16:35:00Z">
        <w:r w:rsidR="005D1FDE" w:rsidRPr="005D1FDE">
          <w:rPr>
            <w:rFonts w:ascii="Times New Roman" w:hAnsi="Times New Roman" w:cs="Times New Roman"/>
            <w:sz w:val="24"/>
            <w:lang w:val="en-AU"/>
          </w:rPr>
          <w:t xml:space="preserve"> is confined to a range from the </w:t>
        </w:r>
      </w:ins>
      <w:ins w:id="481" w:author="Azaz Farooq" w:date="2020-11-07T19:32:00Z">
        <w:r w:rsidR="004658EC">
          <w:rPr>
            <w:rFonts w:ascii="Times New Roman" w:hAnsi="Times New Roman" w:cs="Times New Roman"/>
            <w:sz w:val="24"/>
            <w:lang w:val="en-AU"/>
          </w:rPr>
          <w:t>addition</w:t>
        </w:r>
      </w:ins>
      <w:ins w:id="482" w:author="Azaz Farooq" w:date="2020-11-06T16:35:00Z">
        <w:r w:rsidR="005D1FDE" w:rsidRPr="005D1FDE">
          <w:rPr>
            <w:rFonts w:ascii="Times New Roman" w:hAnsi="Times New Roman" w:cs="Times New Roman"/>
            <w:sz w:val="24"/>
            <w:lang w:val="en-AU"/>
          </w:rPr>
          <w:t xml:space="preserve"> of t</w:t>
        </w:r>
        <w:r w:rsidR="005D1FDE" w:rsidRPr="005D1FDE">
          <w:rPr>
            <w:rFonts w:ascii="Times New Roman" w:hAnsi="Times New Roman" w:cs="Times New Roman"/>
            <w:sz w:val="24"/>
          </w:rPr>
          <w:t xml:space="preserve">he denominator so that the resulting correlation ranges from -1 to 1. A </w:t>
        </w:r>
        <w:r w:rsidR="00D0445F">
          <w:rPr>
            <w:rFonts w:ascii="Times New Roman" w:hAnsi="Times New Roman" w:cs="Times New Roman"/>
            <w:sz w:val="24"/>
          </w:rPr>
          <w:t xml:space="preserve">perfect match has a value of 1. </w:t>
        </w:r>
        <w:r w:rsidR="005D1FDE" w:rsidRPr="005D1FDE">
          <w:rPr>
            <w:rFonts w:ascii="Times New Roman" w:hAnsi="Times New Roman" w:cs="Times New Roman"/>
            <w:sz w:val="24"/>
            <w:lang w:val="en-AU"/>
          </w:rPr>
          <w:t>ML(</w:t>
        </w:r>
        <w:proofErr w:type="spellStart"/>
        <w:proofErr w:type="gramStart"/>
        <w:r w:rsidR="005D1FDE" w:rsidRPr="005D1FDE">
          <w:rPr>
            <w:rFonts w:ascii="Times New Roman" w:hAnsi="Times New Roman" w:cs="Times New Roman"/>
            <w:sz w:val="24"/>
            <w:lang w:val="en-AU"/>
          </w:rPr>
          <w:t>h,k</w:t>
        </w:r>
        <w:proofErr w:type="spellEnd"/>
        <w:proofErr w:type="gramEnd"/>
        <w:r w:rsidR="005D1FDE" w:rsidRPr="005D1FDE">
          <w:rPr>
            <w:rFonts w:ascii="Times New Roman" w:hAnsi="Times New Roman" w:cs="Times New Roman"/>
            <w:sz w:val="24"/>
            <w:lang w:val="en-AU"/>
          </w:rPr>
          <w:t>) is the mean of the subsection of the large image at offset (</w:t>
        </w:r>
        <w:proofErr w:type="spellStart"/>
        <w:r w:rsidR="005D1FDE" w:rsidRPr="005D1FDE">
          <w:rPr>
            <w:rFonts w:ascii="Times New Roman" w:hAnsi="Times New Roman" w:cs="Times New Roman"/>
            <w:sz w:val="24"/>
            <w:lang w:val="en-AU"/>
          </w:rPr>
          <w:t>h,k</w:t>
        </w:r>
        <w:proofErr w:type="spellEnd"/>
        <w:r w:rsidR="005D1FDE" w:rsidRPr="005D1FDE">
          <w:rPr>
            <w:rFonts w:ascii="Times New Roman" w:hAnsi="Times New Roman" w:cs="Times New Roman"/>
            <w:sz w:val="24"/>
            <w:lang w:val="en-AU"/>
          </w:rPr>
          <w:t>), N is the number of pixels in the small image and N</w:t>
        </w:r>
        <w:r w:rsidR="00ED12E4">
          <w:rPr>
            <w:rFonts w:ascii="Times New Roman" w:hAnsi="Times New Roman" w:cs="Times New Roman"/>
            <w:sz w:val="24"/>
            <w:lang w:val="en-AU"/>
          </w:rPr>
          <w:t>CC(</w:t>
        </w:r>
        <w:proofErr w:type="spellStart"/>
        <w:r w:rsidR="00ED12E4">
          <w:rPr>
            <w:rFonts w:ascii="Times New Roman" w:hAnsi="Times New Roman" w:cs="Times New Roman"/>
            <w:sz w:val="24"/>
            <w:lang w:val="en-AU"/>
          </w:rPr>
          <w:t>h,k</w:t>
        </w:r>
        <w:proofErr w:type="spellEnd"/>
        <w:r w:rsidR="00ED12E4">
          <w:rPr>
            <w:rFonts w:ascii="Times New Roman" w:hAnsi="Times New Roman" w:cs="Times New Roman"/>
            <w:sz w:val="24"/>
            <w:lang w:val="en-AU"/>
          </w:rPr>
          <w:t>) is the normalized cross-</w:t>
        </w:r>
        <w:r w:rsidR="005D1FDE" w:rsidRPr="005D1FDE">
          <w:rPr>
            <w:rFonts w:ascii="Times New Roman" w:hAnsi="Times New Roman" w:cs="Times New Roman"/>
            <w:sz w:val="24"/>
            <w:lang w:val="en-AU"/>
          </w:rPr>
          <w:t>correlation metric at offset (</w:t>
        </w:r>
        <w:proofErr w:type="spellStart"/>
        <w:r w:rsidR="005D1FDE" w:rsidRPr="005D1FDE">
          <w:rPr>
            <w:rFonts w:ascii="Times New Roman" w:hAnsi="Times New Roman" w:cs="Times New Roman"/>
            <w:sz w:val="24"/>
            <w:lang w:val="en-AU"/>
          </w:rPr>
          <w:t>h,k</w:t>
        </w:r>
        <w:proofErr w:type="spellEnd"/>
        <w:r w:rsidR="005D1FDE" w:rsidRPr="005D1FDE">
          <w:rPr>
            <w:rFonts w:ascii="Times New Roman" w:hAnsi="Times New Roman" w:cs="Times New Roman"/>
            <w:sz w:val="24"/>
            <w:lang w:val="en-AU"/>
          </w:rPr>
          <w:t xml:space="preserve">). </w:t>
        </w:r>
      </w:ins>
    </w:p>
    <w:p w14:paraId="4C653DCF" w14:textId="77777777" w:rsidR="00B51E1A" w:rsidRPr="00E336C8" w:rsidRDefault="00B51E1A">
      <w:pPr>
        <w:pStyle w:val="Heading3"/>
        <w:spacing w:line="360" w:lineRule="auto"/>
        <w:ind w:left="720"/>
        <w:rPr>
          <w:ins w:id="483" w:author="Azaz Farooq" w:date="2020-11-06T15:56:00Z"/>
          <w:rFonts w:ascii="Times New Roman" w:hAnsi="Times New Roman" w:cs="Times New Roman"/>
          <w:rPrChange w:id="484" w:author="Azaz Farooq" w:date="2020-11-07T19:49:00Z">
            <w:rPr>
              <w:ins w:id="485" w:author="Azaz Farooq" w:date="2020-11-06T15:56:00Z"/>
            </w:rPr>
          </w:rPrChange>
        </w:rPr>
        <w:pPrChange w:id="486" w:author="Azaz Farooq" w:date="2020-11-07T18:08:00Z">
          <w:pPr>
            <w:numPr>
              <w:ilvl w:val="1"/>
              <w:numId w:val="2"/>
            </w:numPr>
            <w:ind w:left="1152" w:hanging="432"/>
          </w:pPr>
        </w:pPrChange>
      </w:pPr>
      <w:ins w:id="487" w:author="Azaz Farooq" w:date="2020-11-06T15:56:00Z">
        <w:r w:rsidRPr="00E336C8">
          <w:rPr>
            <w:rFonts w:ascii="Times New Roman" w:hAnsi="Times New Roman" w:cs="Times New Roman"/>
            <w:color w:val="auto"/>
            <w:rPrChange w:id="488" w:author="Azaz Farooq" w:date="2020-11-07T19:49:00Z">
              <w:rPr/>
            </w:rPrChange>
          </w:rPr>
          <w:lastRenderedPageBreak/>
          <w:t xml:space="preserve">2.1.3 </w:t>
        </w:r>
        <w:r w:rsidR="00010388" w:rsidRPr="00E336C8">
          <w:rPr>
            <w:rFonts w:ascii="Times New Roman" w:hAnsi="Times New Roman" w:cs="Times New Roman"/>
            <w:color w:val="auto"/>
            <w:rPrChange w:id="489" w:author="Azaz Farooq" w:date="2020-11-07T19:49:00Z">
              <w:rPr/>
            </w:rPrChange>
          </w:rPr>
          <w:t>Spatial</w:t>
        </w:r>
      </w:ins>
      <w:ins w:id="490" w:author="Azaz Farooq" w:date="2020-11-06T15:57:00Z">
        <w:r w:rsidR="00036CC1" w:rsidRPr="00E336C8">
          <w:rPr>
            <w:rFonts w:ascii="Times New Roman" w:hAnsi="Times New Roman" w:cs="Times New Roman"/>
            <w:color w:val="auto"/>
            <w:rPrChange w:id="491" w:author="Azaz Farooq" w:date="2020-11-07T19:49:00Z">
              <w:rPr/>
            </w:rPrChange>
          </w:rPr>
          <w:t xml:space="preserve"> </w:t>
        </w:r>
      </w:ins>
    </w:p>
    <w:p w14:paraId="6301015E" w14:textId="77777777" w:rsidR="003C5584" w:rsidRDefault="00F044A0">
      <w:pPr>
        <w:spacing w:line="360" w:lineRule="auto"/>
        <w:jc w:val="both"/>
        <w:rPr>
          <w:ins w:id="492" w:author="Azaz Farooq" w:date="2020-11-06T16:48:00Z"/>
          <w:rFonts w:ascii="Times New Roman" w:hAnsi="Times New Roman" w:cs="Times New Roman"/>
          <w:sz w:val="24"/>
        </w:rPr>
        <w:pPrChange w:id="493" w:author="Azaz Farooq" w:date="2020-11-07T18:08:00Z">
          <w:pPr>
            <w:jc w:val="both"/>
          </w:pPr>
        </w:pPrChange>
      </w:pPr>
      <w:ins w:id="494" w:author="Azaz Farooq" w:date="2020-11-06T15:56:00Z">
        <w:r w:rsidRPr="003C5584">
          <w:rPr>
            <w:rFonts w:ascii="Times New Roman" w:hAnsi="Times New Roman" w:cs="Times New Roman"/>
            <w:sz w:val="24"/>
          </w:rPr>
          <w:t>It</w:t>
        </w:r>
        <w:r w:rsidR="00B51E1A" w:rsidRPr="00B51E1A">
          <w:rPr>
            <w:rFonts w:ascii="Times New Roman" w:hAnsi="Times New Roman" w:cs="Times New Roman"/>
            <w:sz w:val="24"/>
            <w:rPrChange w:id="495" w:author="Azaz Farooq" w:date="2020-11-06T15:56:00Z">
              <w:rPr>
                <w:rFonts w:ascii="Times New Roman" w:hAnsi="Times New Roman" w:cs="Times New Roman"/>
              </w:rPr>
            </w:rPrChange>
          </w:rPr>
          <w:t xml:space="preserve"> is a measure of the strength of the relationship between two temporal data sets. This method is useful for finding the</w:t>
        </w:r>
        <w:r w:rsidR="006E34CB">
          <w:rPr>
            <w:rFonts w:ascii="Times New Roman" w:hAnsi="Times New Roman" w:cs="Times New Roman"/>
            <w:sz w:val="24"/>
          </w:rPr>
          <w:t xml:space="preserve"> converging</w:t>
        </w:r>
        <w:r w:rsidR="00B51E1A" w:rsidRPr="00B51E1A">
          <w:rPr>
            <w:rFonts w:ascii="Times New Roman" w:hAnsi="Times New Roman" w:cs="Times New Roman"/>
            <w:sz w:val="24"/>
            <w:rPrChange w:id="496" w:author="Azaz Farooq" w:date="2020-11-06T15:56:00Z">
              <w:rPr>
                <w:rFonts w:ascii="Times New Roman" w:hAnsi="Times New Roman" w:cs="Times New Roman"/>
              </w:rPr>
            </w:rPrChange>
          </w:rPr>
          <w:t xml:space="preserve"> pattern over a periodic signal covered by noise. Specifically, this is implemented for two signal files that are </w:t>
        </w:r>
      </w:ins>
      <w:ins w:id="497" w:author="Azaz Farooq" w:date="2020-11-06T16:03:00Z">
        <w:r w:rsidR="00FF35F6" w:rsidRPr="003C5584">
          <w:rPr>
            <w:rFonts w:ascii="Times New Roman" w:hAnsi="Times New Roman" w:cs="Times New Roman"/>
            <w:sz w:val="24"/>
          </w:rPr>
          <w:t>analyzed</w:t>
        </w:r>
      </w:ins>
      <w:ins w:id="498" w:author="Azaz Farooq" w:date="2020-11-06T15:56:00Z">
        <w:r w:rsidR="00B51E1A" w:rsidRPr="00B51E1A">
          <w:rPr>
            <w:rFonts w:ascii="Times New Roman" w:hAnsi="Times New Roman" w:cs="Times New Roman"/>
            <w:sz w:val="24"/>
            <w:rPrChange w:id="499" w:author="Azaz Farooq" w:date="2020-11-06T15:56:00Z">
              <w:rPr>
                <w:rFonts w:ascii="Times New Roman" w:hAnsi="Times New Roman" w:cs="Times New Roman"/>
              </w:rPr>
            </w:rPrChange>
          </w:rPr>
          <w:t xml:space="preserve"> in this section.</w:t>
        </w:r>
      </w:ins>
      <w:ins w:id="500" w:author="Azaz Farooq" w:date="2020-11-06T16:41:00Z">
        <w:r w:rsidR="002A234B">
          <w:rPr>
            <w:rFonts w:ascii="Times New Roman" w:hAnsi="Times New Roman" w:cs="Times New Roman"/>
            <w:sz w:val="24"/>
            <w:lang w:val="en-AU"/>
          </w:rPr>
          <w:t xml:space="preserve"> </w:t>
        </w:r>
      </w:ins>
      <w:ins w:id="501" w:author="Azaz Farooq" w:date="2020-11-06T16:19:00Z">
        <w:r w:rsidR="00DC7FB4">
          <w:rPr>
            <w:rFonts w:ascii="Times New Roman" w:hAnsi="Times New Roman" w:cs="Times New Roman"/>
            <w:sz w:val="24"/>
          </w:rPr>
          <w:t>In spatial cross-</w:t>
        </w:r>
        <w:r w:rsidR="003C5584" w:rsidRPr="003C5584">
          <w:rPr>
            <w:rFonts w:ascii="Times New Roman" w:hAnsi="Times New Roman" w:cs="Times New Roman"/>
            <w:sz w:val="24"/>
            <w:rPrChange w:id="502" w:author="Azaz Farooq" w:date="2020-11-06T16:19:00Z">
              <w:rPr>
                <w:rFonts w:ascii="Times New Roman" w:hAnsi="Times New Roman" w:cs="Times New Roman"/>
                <w:sz w:val="28"/>
              </w:rPr>
            </w:rPrChange>
          </w:rPr>
          <w:t>correlation, a weighting is needed to be derived at each alignment. This is computationally intensive as the time complexity for this process is N</w:t>
        </w:r>
        <w:r w:rsidR="003C5584" w:rsidRPr="003C5584">
          <w:rPr>
            <w:rFonts w:ascii="Times New Roman" w:hAnsi="Times New Roman" w:cs="Times New Roman"/>
            <w:sz w:val="24"/>
            <w:vertAlign w:val="superscript"/>
            <w:rPrChange w:id="503" w:author="Azaz Farooq" w:date="2020-11-06T16:19:00Z">
              <w:rPr>
                <w:rFonts w:ascii="Times New Roman" w:hAnsi="Times New Roman" w:cs="Times New Roman"/>
                <w:sz w:val="28"/>
                <w:vertAlign w:val="superscript"/>
              </w:rPr>
            </w:rPrChange>
          </w:rPr>
          <w:t>2</w:t>
        </w:r>
        <w:r w:rsidR="003C5584" w:rsidRPr="003C5584">
          <w:rPr>
            <w:rFonts w:ascii="Times New Roman" w:hAnsi="Times New Roman" w:cs="Times New Roman"/>
            <w:sz w:val="24"/>
            <w:rPrChange w:id="504" w:author="Azaz Farooq" w:date="2020-11-06T16:19:00Z">
              <w:rPr>
                <w:rFonts w:ascii="Times New Roman" w:hAnsi="Times New Roman" w:cs="Times New Roman"/>
                <w:sz w:val="28"/>
              </w:rPr>
            </w:rPrChange>
          </w:rPr>
          <w:t xml:space="preserve"> where N is the input size of the lar</w:t>
        </w:r>
        <w:r w:rsidR="00742787" w:rsidRPr="005A1EA5">
          <w:rPr>
            <w:rFonts w:ascii="Times New Roman" w:hAnsi="Times New Roman" w:cs="Times New Roman"/>
            <w:sz w:val="24"/>
          </w:rPr>
          <w:t>ger array. This</w:t>
        </w:r>
        <w:r w:rsidR="003C5584" w:rsidRPr="003C5584">
          <w:rPr>
            <w:rFonts w:ascii="Times New Roman" w:hAnsi="Times New Roman" w:cs="Times New Roman"/>
            <w:sz w:val="24"/>
            <w:rPrChange w:id="505" w:author="Azaz Farooq" w:date="2020-11-06T16:19:00Z">
              <w:rPr>
                <w:rFonts w:ascii="Times New Roman" w:hAnsi="Times New Roman" w:cs="Times New Roman"/>
                <w:sz w:val="28"/>
              </w:rPr>
            </w:rPrChange>
          </w:rPr>
          <w:t xml:space="preserve"> process of cross-correlation can be performed more efficiently for large inputs by transforming the inputs into the frequency domain.</w:t>
        </w:r>
      </w:ins>
    </w:p>
    <w:p w14:paraId="389E64D1" w14:textId="77777777" w:rsidR="00153EB6" w:rsidRPr="00E336C8" w:rsidRDefault="00153EB6">
      <w:pPr>
        <w:pStyle w:val="Heading3"/>
        <w:spacing w:line="360" w:lineRule="auto"/>
        <w:ind w:left="720"/>
        <w:rPr>
          <w:ins w:id="506" w:author="Azaz Farooq" w:date="2020-11-06T16:49:00Z"/>
          <w:rFonts w:ascii="Times New Roman" w:hAnsi="Times New Roman" w:cs="Times New Roman"/>
          <w:rPrChange w:id="507" w:author="Azaz Farooq" w:date="2020-11-07T19:49:00Z">
            <w:rPr>
              <w:ins w:id="508" w:author="Azaz Farooq" w:date="2020-11-06T16:49:00Z"/>
            </w:rPr>
          </w:rPrChange>
        </w:rPr>
        <w:pPrChange w:id="509" w:author="Azaz Farooq" w:date="2020-11-07T18:08:00Z">
          <w:pPr>
            <w:jc w:val="both"/>
          </w:pPr>
        </w:pPrChange>
      </w:pPr>
      <w:ins w:id="510" w:author="Azaz Farooq" w:date="2020-11-06T16:48:00Z">
        <w:r w:rsidRPr="00E336C8">
          <w:rPr>
            <w:rFonts w:ascii="Times New Roman" w:hAnsi="Times New Roman" w:cs="Times New Roman"/>
            <w:color w:val="auto"/>
            <w:rPrChange w:id="511" w:author="Azaz Farooq" w:date="2020-11-07T19:49:00Z">
              <w:rPr/>
            </w:rPrChange>
          </w:rPr>
          <w:t>2.1.4 Spectral</w:t>
        </w:r>
      </w:ins>
    </w:p>
    <w:p w14:paraId="2F8E6E75" w14:textId="714B63B3" w:rsidR="00B0293F" w:rsidRPr="00B0293F" w:rsidRDefault="00171F74">
      <w:pPr>
        <w:spacing w:line="360" w:lineRule="auto"/>
        <w:jc w:val="both"/>
        <w:rPr>
          <w:ins w:id="512" w:author="Azaz Farooq" w:date="2020-11-06T16:55:00Z"/>
          <w:rFonts w:ascii="Times New Roman" w:hAnsi="Times New Roman" w:cs="Times New Roman"/>
          <w:sz w:val="24"/>
          <w:lang w:val="en-AU"/>
        </w:rPr>
      </w:pPr>
      <w:ins w:id="513" w:author="Azaz Farooq" w:date="2020-11-06T16:52:00Z">
        <w:r w:rsidRPr="005A1EA5">
          <w:rPr>
            <w:rFonts w:ascii="Times New Roman" w:hAnsi="Times New Roman" w:cs="Times New Roman"/>
            <w:sz w:val="24"/>
          </w:rPr>
          <w:t xml:space="preserve">This </w:t>
        </w:r>
        <w:r w:rsidR="00EB39C0">
          <w:rPr>
            <w:rFonts w:ascii="Times New Roman" w:hAnsi="Times New Roman" w:cs="Times New Roman"/>
            <w:sz w:val="24"/>
          </w:rPr>
          <w:t xml:space="preserve">approach </w:t>
        </w:r>
      </w:ins>
      <w:ins w:id="514" w:author="Engr.Azaz" w:date="2020-11-07T21:45:00Z">
        <w:r w:rsidR="00CF55BC">
          <w:rPr>
            <w:rFonts w:ascii="Times New Roman" w:hAnsi="Times New Roman" w:cs="Times New Roman"/>
            <w:sz w:val="24"/>
          </w:rPr>
          <w:t xml:space="preserve">does </w:t>
        </w:r>
      </w:ins>
      <w:ins w:id="515" w:author="Azaz Farooq" w:date="2020-11-06T16:52:00Z">
        <w:r w:rsidR="00EB39C0">
          <w:rPr>
            <w:rFonts w:ascii="Times New Roman" w:hAnsi="Times New Roman" w:cs="Times New Roman"/>
            <w:sz w:val="24"/>
          </w:rPr>
          <w:t>not use</w:t>
        </w:r>
        <w:r w:rsidR="001A7D72" w:rsidRPr="001A7D72">
          <w:rPr>
            <w:rFonts w:ascii="Times New Roman" w:hAnsi="Times New Roman" w:cs="Times New Roman"/>
            <w:sz w:val="24"/>
            <w:rPrChange w:id="516" w:author="Azaz Farooq" w:date="2020-11-06T16:52:00Z">
              <w:rPr/>
            </w:rPrChange>
          </w:rPr>
          <w:t xml:space="preserve"> normalization and di</w:t>
        </w:r>
        <w:r w:rsidR="00451249">
          <w:rPr>
            <w:rFonts w:ascii="Times New Roman" w:hAnsi="Times New Roman" w:cs="Times New Roman"/>
            <w:sz w:val="24"/>
          </w:rPr>
          <w:t>rectly computes the simple cros</w:t>
        </w:r>
      </w:ins>
      <w:ins w:id="517" w:author="Azaz Farooq" w:date="2020-11-07T19:36:00Z">
        <w:r w:rsidR="000A5C6B">
          <w:rPr>
            <w:rFonts w:ascii="Times New Roman" w:hAnsi="Times New Roman" w:cs="Times New Roman"/>
            <w:sz w:val="24"/>
          </w:rPr>
          <w:t>s</w:t>
        </w:r>
      </w:ins>
      <w:ins w:id="518" w:author="Azaz Farooq" w:date="2020-11-06T16:52:00Z">
        <w:r w:rsidR="00451249">
          <w:rPr>
            <w:rFonts w:ascii="Times New Roman" w:hAnsi="Times New Roman" w:cs="Times New Roman"/>
            <w:sz w:val="24"/>
          </w:rPr>
          <w:t>-</w:t>
        </w:r>
        <w:r w:rsidR="001A7D72" w:rsidRPr="001A7D72">
          <w:rPr>
            <w:rFonts w:ascii="Times New Roman" w:hAnsi="Times New Roman" w:cs="Times New Roman"/>
            <w:sz w:val="24"/>
            <w:rPrChange w:id="519" w:author="Azaz Farooq" w:date="2020-11-06T16:52:00Z">
              <w:rPr/>
            </w:rPrChange>
          </w:rPr>
          <w:t>correlation, C(</w:t>
        </w:r>
        <w:proofErr w:type="spellStart"/>
        <w:proofErr w:type="gramStart"/>
        <w:r w:rsidR="001A7D72" w:rsidRPr="001A7D72">
          <w:rPr>
            <w:rFonts w:ascii="Times New Roman" w:hAnsi="Times New Roman" w:cs="Times New Roman"/>
            <w:sz w:val="24"/>
            <w:rPrChange w:id="520" w:author="Azaz Farooq" w:date="2020-11-06T16:52:00Z">
              <w:rPr/>
            </w:rPrChange>
          </w:rPr>
          <w:t>i,j</w:t>
        </w:r>
        <w:proofErr w:type="spellEnd"/>
        <w:proofErr w:type="gramEnd"/>
        <w:r w:rsidR="001A7D72" w:rsidRPr="001A7D72">
          <w:rPr>
            <w:rFonts w:ascii="Times New Roman" w:hAnsi="Times New Roman" w:cs="Times New Roman"/>
            <w:sz w:val="24"/>
            <w:rPrChange w:id="521" w:author="Azaz Farooq" w:date="2020-11-06T16:52:00Z">
              <w:rPr/>
            </w:rPrChange>
          </w:rPr>
          <w:t xml:space="preserve">), using </w:t>
        </w:r>
      </w:ins>
      <w:ins w:id="522" w:author="Azaz Farooq" w:date="2020-11-07T19:36:00Z">
        <w:r w:rsidR="00080412">
          <w:rPr>
            <w:rFonts w:ascii="Times New Roman" w:hAnsi="Times New Roman" w:cs="Times New Roman"/>
            <w:sz w:val="24"/>
          </w:rPr>
          <w:t>F</w:t>
        </w:r>
      </w:ins>
      <w:ins w:id="523" w:author="Azaz Farooq" w:date="2020-11-06T16:52:00Z">
        <w:r w:rsidR="001A7D72" w:rsidRPr="001A7D72">
          <w:rPr>
            <w:rFonts w:ascii="Times New Roman" w:hAnsi="Times New Roman" w:cs="Times New Roman"/>
            <w:sz w:val="24"/>
            <w:rPrChange w:id="524" w:author="Azaz Farooq" w:date="2020-11-06T16:52:00Z">
              <w:rPr/>
            </w:rPrChange>
          </w:rPr>
          <w:t>o</w:t>
        </w:r>
        <w:r w:rsidR="00080412">
          <w:rPr>
            <w:rFonts w:ascii="Times New Roman" w:hAnsi="Times New Roman" w:cs="Times New Roman"/>
            <w:sz w:val="24"/>
          </w:rPr>
          <w:t>rward and I</w:t>
        </w:r>
        <w:r w:rsidR="001A7D72" w:rsidRPr="001A7D72">
          <w:rPr>
            <w:rFonts w:ascii="Times New Roman" w:hAnsi="Times New Roman" w:cs="Times New Roman"/>
            <w:sz w:val="24"/>
            <w:rPrChange w:id="525" w:author="Azaz Farooq" w:date="2020-11-06T16:52:00Z">
              <w:rPr/>
            </w:rPrChange>
          </w:rPr>
          <w:t>nverse Fourier transforms</w:t>
        </w:r>
        <w:r w:rsidR="00C64024">
          <w:rPr>
            <w:rFonts w:ascii="Times New Roman" w:hAnsi="Times New Roman" w:cs="Times New Roman"/>
            <w:sz w:val="24"/>
          </w:rPr>
          <w:t>. A basic principle of Fourier T</w:t>
        </w:r>
        <w:r w:rsidR="001A7D72" w:rsidRPr="001A7D72">
          <w:rPr>
            <w:rFonts w:ascii="Times New Roman" w:hAnsi="Times New Roman" w:cs="Times New Roman"/>
            <w:sz w:val="24"/>
            <w:rPrChange w:id="526" w:author="Azaz Farooq" w:date="2020-11-06T16:52:00Z">
              <w:rPr/>
            </w:rPrChange>
          </w:rPr>
          <w:t>ransforms is that convolution in the spatial domain is equivalent to multiplication in the frequency domain. Likewise, correlation in the spatial domain is equivalent to multiplication in the frequency domain using the complex conjugate of one of the transformed arrays.</w:t>
        </w:r>
        <w:r w:rsidR="001A7D72" w:rsidRPr="001A7D72">
          <w:rPr>
            <w:rFonts w:ascii="Times New Roman" w:hAnsi="Times New Roman" w:cs="Times New Roman"/>
            <w:sz w:val="24"/>
            <w:lang w:val="en-AU"/>
            <w:rPrChange w:id="527" w:author="Azaz Farooq" w:date="2020-11-06T16:52:00Z">
              <w:rPr>
                <w:lang w:val="en-AU"/>
              </w:rPr>
            </w:rPrChange>
          </w:rPr>
          <w:t xml:space="preserve"> Thus, either convolution or cross</w:t>
        </w:r>
        <w:del w:id="528" w:author="Engr.Azaz" w:date="2020-11-07T21:45:00Z">
          <w:r w:rsidR="001A7D72" w:rsidRPr="001A7D72" w:rsidDel="00CF55BC">
            <w:rPr>
              <w:rFonts w:ascii="Times New Roman" w:hAnsi="Times New Roman" w:cs="Times New Roman"/>
              <w:sz w:val="24"/>
              <w:lang w:val="en-AU"/>
              <w:rPrChange w:id="529" w:author="Azaz Farooq" w:date="2020-11-06T16:52:00Z">
                <w:rPr>
                  <w:lang w:val="en-AU"/>
                </w:rPr>
              </w:rPrChange>
            </w:rPr>
            <w:delText xml:space="preserve"> </w:delText>
          </w:r>
        </w:del>
      </w:ins>
      <w:ins w:id="530" w:author="Engr.Azaz" w:date="2020-11-07T21:45:00Z">
        <w:r w:rsidR="00CF55BC">
          <w:rPr>
            <w:rFonts w:ascii="Times New Roman" w:hAnsi="Times New Roman" w:cs="Times New Roman"/>
            <w:sz w:val="24"/>
            <w:lang w:val="en-AU"/>
          </w:rPr>
          <w:t>-</w:t>
        </w:r>
      </w:ins>
      <w:ins w:id="531" w:author="Azaz Farooq" w:date="2020-11-06T16:52:00Z">
        <w:r w:rsidR="001A7D72" w:rsidRPr="001A7D72">
          <w:rPr>
            <w:rFonts w:ascii="Times New Roman" w:hAnsi="Times New Roman" w:cs="Times New Roman"/>
            <w:sz w:val="24"/>
            <w:lang w:val="en-AU"/>
            <w:rPrChange w:id="532" w:author="Azaz Farooq" w:date="2020-11-06T16:52:00Z">
              <w:rPr>
                <w:lang w:val="en-AU"/>
              </w:rPr>
            </w:rPrChange>
          </w:rPr>
          <w:t>correlation can be used to perform spectral cross</w:t>
        </w:r>
        <w:del w:id="533" w:author="Engr.Azaz" w:date="2020-11-07T21:46:00Z">
          <w:r w:rsidR="001A7D72" w:rsidRPr="001A7D72" w:rsidDel="00CF55BC">
            <w:rPr>
              <w:rFonts w:ascii="Times New Roman" w:hAnsi="Times New Roman" w:cs="Times New Roman"/>
              <w:sz w:val="24"/>
              <w:lang w:val="en-AU"/>
              <w:rPrChange w:id="534" w:author="Azaz Farooq" w:date="2020-11-06T16:52:00Z">
                <w:rPr>
                  <w:lang w:val="en-AU"/>
                </w:rPr>
              </w:rPrChange>
            </w:rPr>
            <w:delText xml:space="preserve"> </w:delText>
          </w:r>
        </w:del>
      </w:ins>
      <w:ins w:id="535" w:author="Engr.Azaz" w:date="2020-11-07T21:46:00Z">
        <w:r w:rsidR="00CF55BC">
          <w:rPr>
            <w:rFonts w:ascii="Times New Roman" w:hAnsi="Times New Roman" w:cs="Times New Roman"/>
            <w:sz w:val="24"/>
            <w:lang w:val="en-AU"/>
          </w:rPr>
          <w:t>-</w:t>
        </w:r>
      </w:ins>
      <w:ins w:id="536" w:author="Azaz Farooq" w:date="2020-11-06T16:52:00Z">
        <w:r w:rsidR="001A7D72" w:rsidRPr="001A7D72">
          <w:rPr>
            <w:rFonts w:ascii="Times New Roman" w:hAnsi="Times New Roman" w:cs="Times New Roman"/>
            <w:sz w:val="24"/>
            <w:lang w:val="en-AU"/>
            <w:rPrChange w:id="537" w:author="Azaz Farooq" w:date="2020-11-06T16:52:00Z">
              <w:rPr>
                <w:lang w:val="en-AU"/>
              </w:rPr>
            </w:rPrChange>
          </w:rPr>
          <w:t>correlation. The cross</w:t>
        </w:r>
        <w:del w:id="538" w:author="Engr.Azaz" w:date="2020-11-07T21:46:00Z">
          <w:r w:rsidR="001A7D72" w:rsidRPr="001A7D72" w:rsidDel="00CF55BC">
            <w:rPr>
              <w:rFonts w:ascii="Times New Roman" w:hAnsi="Times New Roman" w:cs="Times New Roman"/>
              <w:sz w:val="24"/>
              <w:lang w:val="en-AU"/>
              <w:rPrChange w:id="539" w:author="Azaz Farooq" w:date="2020-11-06T16:52:00Z">
                <w:rPr>
                  <w:lang w:val="en-AU"/>
                </w:rPr>
              </w:rPrChange>
            </w:rPr>
            <w:delText xml:space="preserve"> </w:delText>
          </w:r>
        </w:del>
      </w:ins>
      <w:ins w:id="540" w:author="Engr.Azaz" w:date="2020-11-07T21:46:00Z">
        <w:r w:rsidR="00CF55BC">
          <w:rPr>
            <w:rFonts w:ascii="Times New Roman" w:hAnsi="Times New Roman" w:cs="Times New Roman"/>
            <w:sz w:val="24"/>
            <w:lang w:val="en-AU"/>
          </w:rPr>
          <w:t>-</w:t>
        </w:r>
      </w:ins>
      <w:ins w:id="541" w:author="Azaz Farooq" w:date="2020-11-06T16:52:00Z">
        <w:r w:rsidR="001A7D72" w:rsidRPr="001A7D72">
          <w:rPr>
            <w:rFonts w:ascii="Times New Roman" w:hAnsi="Times New Roman" w:cs="Times New Roman"/>
            <w:sz w:val="24"/>
            <w:lang w:val="en-AU"/>
            <w:rPrChange w:id="542" w:author="Azaz Farooq" w:date="2020-11-06T16:52:00Z">
              <w:rPr>
                <w:lang w:val="en-AU"/>
              </w:rPr>
            </w:rPrChange>
          </w:rPr>
          <w:t xml:space="preserve">correlation </w:t>
        </w:r>
        <w:proofErr w:type="spellStart"/>
        <w:r w:rsidR="001A7D72" w:rsidRPr="001A7D72">
          <w:rPr>
            <w:rFonts w:ascii="Times New Roman" w:hAnsi="Times New Roman" w:cs="Times New Roman"/>
            <w:sz w:val="24"/>
            <w:lang w:val="en-AU"/>
            <w:rPrChange w:id="543" w:author="Azaz Farooq" w:date="2020-11-06T16:52:00Z">
              <w:rPr>
                <w:lang w:val="en-AU"/>
              </w:rPr>
            </w:rPrChange>
          </w:rPr>
          <w:t>of f</w:t>
        </w:r>
        <w:proofErr w:type="spellEnd"/>
        <w:r w:rsidR="001A7D72" w:rsidRPr="001A7D72">
          <w:rPr>
            <w:rFonts w:ascii="Times New Roman" w:hAnsi="Times New Roman" w:cs="Times New Roman"/>
            <w:sz w:val="24"/>
            <w:lang w:val="en-AU"/>
            <w:rPrChange w:id="544" w:author="Azaz Farooq" w:date="2020-11-06T16:52:00Z">
              <w:rPr>
                <w:lang w:val="en-AU"/>
              </w:rPr>
            </w:rPrChange>
          </w:rPr>
          <w:t xml:space="preserve">(t) and g(t) will have the same output as the convolution </w:t>
        </w:r>
        <w:proofErr w:type="spellStart"/>
        <w:r w:rsidR="001A7D72" w:rsidRPr="001A7D72">
          <w:rPr>
            <w:rFonts w:ascii="Times New Roman" w:hAnsi="Times New Roman" w:cs="Times New Roman"/>
            <w:sz w:val="24"/>
            <w:lang w:val="en-AU"/>
            <w:rPrChange w:id="545" w:author="Azaz Farooq" w:date="2020-11-06T16:52:00Z">
              <w:rPr>
                <w:lang w:val="en-AU"/>
              </w:rPr>
            </w:rPrChange>
          </w:rPr>
          <w:t>o</w:t>
        </w:r>
        <w:r w:rsidR="0064365B" w:rsidRPr="005A1EA5">
          <w:rPr>
            <w:rFonts w:ascii="Times New Roman" w:hAnsi="Times New Roman" w:cs="Times New Roman"/>
            <w:sz w:val="24"/>
            <w:lang w:val="en-AU"/>
          </w:rPr>
          <w:t>f</w:t>
        </w:r>
        <w:r w:rsidR="001A7D72" w:rsidRPr="001A7D72">
          <w:rPr>
            <w:rFonts w:ascii="Times New Roman" w:hAnsi="Times New Roman" w:cs="Times New Roman"/>
            <w:sz w:val="24"/>
            <w:lang w:val="en-AU"/>
            <w:rPrChange w:id="546" w:author="Azaz Farooq" w:date="2020-11-06T16:52:00Z">
              <w:rPr>
                <w:lang w:val="en-AU"/>
              </w:rPr>
            </w:rPrChange>
          </w:rPr>
          <w:t xml:space="preserve"> f</w:t>
        </w:r>
        <w:proofErr w:type="spellEnd"/>
        <w:r w:rsidR="001A7D72" w:rsidRPr="001A7D72">
          <w:rPr>
            <w:rFonts w:ascii="Times New Roman" w:hAnsi="Times New Roman" w:cs="Times New Roman"/>
            <w:sz w:val="24"/>
            <w:lang w:val="en-AU"/>
            <w:rPrChange w:id="547" w:author="Azaz Farooq" w:date="2020-11-06T16:52:00Z">
              <w:rPr>
                <w:lang w:val="en-AU"/>
              </w:rPr>
            </w:rPrChange>
          </w:rPr>
          <w:t>(t) and g(t) but reversed.</w:t>
        </w:r>
      </w:ins>
      <w:ins w:id="548" w:author="Azaz Farooq" w:date="2020-11-06T16:55:00Z">
        <w:r w:rsidR="00B0293F" w:rsidRPr="00B0293F">
          <w:rPr>
            <w:rFonts w:ascii="Times New Roman" w:hAnsi="Times New Roman" w:cs="Times New Roman"/>
            <w:lang w:val="en-AU"/>
          </w:rPr>
          <w:t xml:space="preserve"> </w:t>
        </w:r>
        <w:r w:rsidR="00B0293F" w:rsidRPr="00B0293F">
          <w:rPr>
            <w:rFonts w:ascii="Times New Roman" w:hAnsi="Times New Roman" w:cs="Times New Roman"/>
            <w:sz w:val="24"/>
            <w:lang w:val="en-AU"/>
          </w:rPr>
          <w:t xml:space="preserve">Since time series data is sample discretely, a summation </w:t>
        </w:r>
        <w:proofErr w:type="spellStart"/>
        <w:r w:rsidR="00B0293F" w:rsidRPr="00B0293F">
          <w:rPr>
            <w:rFonts w:ascii="Times New Roman" w:hAnsi="Times New Roman" w:cs="Times New Roman"/>
            <w:sz w:val="24"/>
            <w:lang w:val="en-AU"/>
          </w:rPr>
          <w:t>analog</w:t>
        </w:r>
        <w:proofErr w:type="spellEnd"/>
        <w:del w:id="549" w:author="Engr.Azaz" w:date="2020-11-07T21:46:00Z">
          <w:r w:rsidR="00B0293F" w:rsidRPr="00B0293F" w:rsidDel="00CF55BC">
            <w:rPr>
              <w:rFonts w:ascii="Times New Roman" w:hAnsi="Times New Roman" w:cs="Times New Roman"/>
              <w:sz w:val="24"/>
              <w:lang w:val="en-AU"/>
            </w:rPr>
            <w:delText>ue</w:delText>
          </w:r>
        </w:del>
        <w:r w:rsidR="00B0293F" w:rsidRPr="00B0293F">
          <w:rPr>
            <w:rFonts w:ascii="Times New Roman" w:hAnsi="Times New Roman" w:cs="Times New Roman"/>
            <w:sz w:val="24"/>
            <w:lang w:val="en-AU"/>
          </w:rPr>
          <w:t xml:space="preserve"> of the continuous Fourier transform is used:</w:t>
        </w:r>
      </w:ins>
    </w:p>
    <w:p w14:paraId="063051C1" w14:textId="77777777" w:rsidR="00B0293F" w:rsidRPr="00DE4BED" w:rsidRDefault="00B0293F">
      <w:pPr>
        <w:spacing w:line="360" w:lineRule="auto"/>
        <w:ind w:left="720" w:firstLine="720"/>
        <w:jc w:val="right"/>
        <w:rPr>
          <w:ins w:id="550" w:author="Azaz Farooq" w:date="2020-11-06T16:55:00Z"/>
          <w:rFonts w:ascii="Times New Roman" w:hAnsi="Times New Roman" w:cs="Times New Roman"/>
          <w:bCs/>
          <w:sz w:val="24"/>
          <w:rPrChange w:id="551" w:author="Azaz Farooq" w:date="2020-11-06T18:12:00Z">
            <w:rPr>
              <w:ins w:id="552" w:author="Azaz Farooq" w:date="2020-11-06T16:55:00Z"/>
              <w:rFonts w:ascii="Times New Roman" w:hAnsi="Times New Roman" w:cs="Times New Roman"/>
              <w:b/>
              <w:bCs/>
              <w:sz w:val="24"/>
            </w:rPr>
          </w:rPrChange>
        </w:rPr>
        <w:pPrChange w:id="553" w:author="Azaz Farooq" w:date="2020-11-07T18:08:00Z">
          <w:pPr>
            <w:spacing w:line="360" w:lineRule="auto"/>
            <w:jc w:val="both"/>
          </w:pPr>
        </w:pPrChange>
      </w:pPr>
      <w:ins w:id="554" w:author="Azaz Farooq" w:date="2020-11-06T16:55:00Z">
        <w:r w:rsidRPr="00B0293F">
          <w:rPr>
            <w:rFonts w:ascii="Times New Roman" w:hAnsi="Times New Roman" w:cs="Times New Roman"/>
            <w:noProof/>
            <w:sz w:val="24"/>
            <w:rPrChange w:id="555" w:author="Unknown">
              <w:rPr>
                <w:noProof/>
              </w:rPr>
            </w:rPrChange>
          </w:rPr>
          <w:drawing>
            <wp:inline distT="0" distB="0" distL="0" distR="0" wp14:anchorId="7249381A" wp14:editId="7DFA3F25">
              <wp:extent cx="2178685" cy="73947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179" cy="753215"/>
                      </a:xfrm>
                      <a:prstGeom prst="rect">
                        <a:avLst/>
                      </a:prstGeom>
                      <a:noFill/>
                      <a:ln>
                        <a:noFill/>
                      </a:ln>
                    </pic:spPr>
                  </pic:pic>
                </a:graphicData>
              </a:graphic>
            </wp:inline>
          </w:drawing>
        </w:r>
      </w:ins>
      <w:ins w:id="556" w:author="Azaz Farooq" w:date="2020-11-06T18:12:00Z">
        <w:r w:rsidR="00DE4BED">
          <w:rPr>
            <w:rFonts w:ascii="Times New Roman" w:hAnsi="Times New Roman" w:cs="Times New Roman"/>
            <w:bCs/>
            <w:sz w:val="24"/>
          </w:rPr>
          <w:t xml:space="preserve">                                              [3]</w:t>
        </w:r>
      </w:ins>
    </w:p>
    <w:p w14:paraId="06BD0506" w14:textId="743CC4FB" w:rsidR="00B0293F" w:rsidRPr="00B0293F" w:rsidRDefault="00B0293F">
      <w:pPr>
        <w:spacing w:after="0" w:line="360" w:lineRule="auto"/>
        <w:jc w:val="both"/>
        <w:rPr>
          <w:ins w:id="557" w:author="Azaz Farooq" w:date="2020-11-06T16:55:00Z"/>
          <w:rFonts w:ascii="Times New Roman" w:hAnsi="Times New Roman" w:cs="Times New Roman"/>
          <w:sz w:val="24"/>
        </w:rPr>
        <w:pPrChange w:id="558" w:author="Azaz Farooq" w:date="2020-11-07T19:49:00Z">
          <w:pPr>
            <w:spacing w:line="360" w:lineRule="auto"/>
            <w:jc w:val="both"/>
          </w:pPr>
        </w:pPrChange>
      </w:pPr>
      <w:ins w:id="559" w:author="Azaz Farooq" w:date="2020-11-06T16:55:00Z">
        <w:r w:rsidRPr="00B0293F">
          <w:rPr>
            <w:rFonts w:ascii="Times New Roman" w:hAnsi="Times New Roman" w:cs="Times New Roman"/>
            <w:sz w:val="24"/>
          </w:rPr>
          <w:t>In practice</w:t>
        </w:r>
      </w:ins>
      <w:ins w:id="560" w:author="Engr.Azaz" w:date="2020-11-07T21:46:00Z">
        <w:r w:rsidR="00CF55BC">
          <w:rPr>
            <w:rFonts w:ascii="Times New Roman" w:hAnsi="Times New Roman" w:cs="Times New Roman"/>
            <w:sz w:val="24"/>
          </w:rPr>
          <w:t>,</w:t>
        </w:r>
      </w:ins>
      <w:ins w:id="561" w:author="Azaz Farooq" w:date="2020-11-06T16:55:00Z">
        <w:r w:rsidRPr="00B0293F">
          <w:rPr>
            <w:rFonts w:ascii="Times New Roman" w:hAnsi="Times New Roman" w:cs="Times New Roman"/>
            <w:sz w:val="24"/>
          </w:rPr>
          <w:t xml:space="preserve"> the discrete Fourier transform (DFT) is implemented typically using the Fast Fourier Transform (FFT).</w:t>
        </w:r>
      </w:ins>
    </w:p>
    <w:p w14:paraId="1C767B97" w14:textId="26144779" w:rsidR="00B0293F" w:rsidRDefault="00B0293F">
      <w:pPr>
        <w:spacing w:line="360" w:lineRule="auto"/>
        <w:jc w:val="both"/>
        <w:rPr>
          <w:ins w:id="562" w:author="Azaz Farooq" w:date="2020-11-06T16:57:00Z"/>
          <w:rFonts w:ascii="Times New Roman" w:hAnsi="Times New Roman" w:cs="Times New Roman"/>
          <w:sz w:val="24"/>
          <w:lang w:val="en-AU"/>
        </w:rPr>
      </w:pPr>
      <w:ins w:id="563" w:author="Azaz Farooq" w:date="2020-11-06T16:55:00Z">
        <w:r w:rsidRPr="00B0293F">
          <w:rPr>
            <w:rFonts w:ascii="Times New Roman" w:hAnsi="Times New Roman" w:cs="Times New Roman"/>
            <w:sz w:val="24"/>
            <w:lang w:val="en-AU"/>
          </w:rPr>
          <w:t>In contrast to spatial correlation, the normali</w:t>
        </w:r>
        <w:del w:id="564" w:author="Engr.Azaz" w:date="2020-11-07T21:46:00Z">
          <w:r w:rsidRPr="00B0293F" w:rsidDel="00CF55BC">
            <w:rPr>
              <w:rFonts w:ascii="Times New Roman" w:hAnsi="Times New Roman" w:cs="Times New Roman"/>
              <w:sz w:val="24"/>
              <w:lang w:val="en-AU"/>
            </w:rPr>
            <w:delText>s</w:delText>
          </w:r>
        </w:del>
      </w:ins>
      <w:ins w:id="565" w:author="Engr.Azaz" w:date="2020-11-07T21:46:00Z">
        <w:r w:rsidR="00CF55BC">
          <w:rPr>
            <w:rFonts w:ascii="Times New Roman" w:hAnsi="Times New Roman" w:cs="Times New Roman"/>
            <w:sz w:val="24"/>
            <w:lang w:val="en-AU"/>
          </w:rPr>
          <w:t>z</w:t>
        </w:r>
      </w:ins>
      <w:ins w:id="566" w:author="Azaz Farooq" w:date="2020-11-06T16:55:00Z">
        <w:r w:rsidRPr="00B0293F">
          <w:rPr>
            <w:rFonts w:ascii="Times New Roman" w:hAnsi="Times New Roman" w:cs="Times New Roman"/>
            <w:sz w:val="24"/>
            <w:lang w:val="en-AU"/>
          </w:rPr>
          <w:t>ed cross</w:t>
        </w:r>
        <w:del w:id="567" w:author="Engr.Azaz" w:date="2020-11-07T21:46:00Z">
          <w:r w:rsidRPr="00B0293F" w:rsidDel="00CF55BC">
            <w:rPr>
              <w:rFonts w:ascii="Times New Roman" w:hAnsi="Times New Roman" w:cs="Times New Roman"/>
              <w:sz w:val="24"/>
              <w:lang w:val="en-AU"/>
            </w:rPr>
            <w:delText xml:space="preserve"> </w:delText>
          </w:r>
        </w:del>
      </w:ins>
      <w:ins w:id="568" w:author="Engr.Azaz" w:date="2020-11-07T21:46:00Z">
        <w:r w:rsidR="00CF55BC">
          <w:rPr>
            <w:rFonts w:ascii="Times New Roman" w:hAnsi="Times New Roman" w:cs="Times New Roman"/>
            <w:sz w:val="24"/>
            <w:lang w:val="en-AU"/>
          </w:rPr>
          <w:t>-</w:t>
        </w:r>
      </w:ins>
      <w:ins w:id="569" w:author="Azaz Farooq" w:date="2020-11-06T16:55:00Z">
        <w:r w:rsidRPr="00B0293F">
          <w:rPr>
            <w:rFonts w:ascii="Times New Roman" w:hAnsi="Times New Roman" w:cs="Times New Roman"/>
            <w:sz w:val="24"/>
            <w:lang w:val="en-AU"/>
          </w:rPr>
          <w:t>correlation does not have a minim</w:t>
        </w:r>
        <w:del w:id="570" w:author="Engr.Azaz" w:date="2020-11-07T21:46:00Z">
          <w:r w:rsidRPr="00B0293F" w:rsidDel="00CF55BC">
            <w:rPr>
              <w:rFonts w:ascii="Times New Roman" w:hAnsi="Times New Roman" w:cs="Times New Roman"/>
              <w:sz w:val="24"/>
              <w:lang w:val="en-AU"/>
            </w:rPr>
            <w:delText>al</w:delText>
          </w:r>
        </w:del>
      </w:ins>
      <w:ins w:id="571" w:author="Engr.Azaz" w:date="2020-11-07T21:46:00Z">
        <w:r w:rsidR="00CF55BC">
          <w:rPr>
            <w:rFonts w:ascii="Times New Roman" w:hAnsi="Times New Roman" w:cs="Times New Roman"/>
            <w:sz w:val="24"/>
            <w:lang w:val="en-AU"/>
          </w:rPr>
          <w:t>um</w:t>
        </w:r>
      </w:ins>
      <w:ins w:id="572" w:author="Azaz Farooq" w:date="2020-11-06T16:55:00Z">
        <w:r w:rsidRPr="00B0293F">
          <w:rPr>
            <w:rFonts w:ascii="Times New Roman" w:hAnsi="Times New Roman" w:cs="Times New Roman"/>
            <w:sz w:val="24"/>
            <w:lang w:val="en-AU"/>
          </w:rPr>
          <w:t xml:space="preserve"> frequency domain expression. It cannot be directly computed using the more effici</w:t>
        </w:r>
        <w:r w:rsidR="001D0F5B">
          <w:rPr>
            <w:rFonts w:ascii="Times New Roman" w:hAnsi="Times New Roman" w:cs="Times New Roman"/>
            <w:sz w:val="24"/>
            <w:lang w:val="en-AU"/>
          </w:rPr>
          <w:t>ent FFT</w:t>
        </w:r>
        <w:r w:rsidRPr="00B0293F">
          <w:rPr>
            <w:rFonts w:ascii="Times New Roman" w:hAnsi="Times New Roman" w:cs="Times New Roman"/>
            <w:sz w:val="24"/>
            <w:lang w:val="en-AU"/>
          </w:rPr>
          <w:t xml:space="preserve"> in the spectral domain. Its computation time increases dramatically as the window size of the template gets corpulent.</w:t>
        </w:r>
      </w:ins>
    </w:p>
    <w:p w14:paraId="0870237B" w14:textId="77777777" w:rsidR="00514424" w:rsidRPr="00671588" w:rsidRDefault="000F32E4">
      <w:pPr>
        <w:pStyle w:val="Heading2"/>
        <w:spacing w:line="360" w:lineRule="auto"/>
        <w:ind w:left="720"/>
        <w:rPr>
          <w:ins w:id="573" w:author="Azaz Farooq" w:date="2020-11-06T16:59:00Z"/>
          <w:rFonts w:ascii="Times New Roman" w:hAnsi="Times New Roman" w:cs="Times New Roman"/>
          <w:lang w:val="en-AU"/>
          <w:rPrChange w:id="574" w:author="Azaz Farooq" w:date="2020-11-07T19:51:00Z">
            <w:rPr>
              <w:ins w:id="575" w:author="Azaz Farooq" w:date="2020-11-06T16:59:00Z"/>
              <w:lang w:val="en-AU"/>
            </w:rPr>
          </w:rPrChange>
        </w:rPr>
        <w:pPrChange w:id="576" w:author="Azaz Farooq" w:date="2020-11-07T19:51:00Z">
          <w:pPr>
            <w:spacing w:line="360" w:lineRule="auto"/>
            <w:jc w:val="both"/>
          </w:pPr>
        </w:pPrChange>
      </w:pPr>
      <w:ins w:id="577" w:author="Azaz Farooq" w:date="2020-11-06T17:21:00Z">
        <w:r w:rsidRPr="00F64247">
          <w:rPr>
            <w:lang w:val="en-AU"/>
          </w:rPr>
          <w:t xml:space="preserve"> </w:t>
        </w:r>
      </w:ins>
      <w:ins w:id="578" w:author="Azaz Farooq" w:date="2020-11-07T19:51:00Z">
        <w:r w:rsidR="00C43371">
          <w:rPr>
            <w:rFonts w:ascii="Times New Roman" w:hAnsi="Times New Roman" w:cs="Times New Roman"/>
            <w:color w:val="auto"/>
            <w:lang w:val="en-AU"/>
            <w:rPrChange w:id="579" w:author="Azaz Farooq" w:date="2020-11-07T19:51:00Z">
              <w:rPr>
                <w:rFonts w:ascii="Times New Roman" w:hAnsi="Times New Roman" w:cs="Times New Roman"/>
                <w:lang w:val="en-AU"/>
              </w:rPr>
            </w:rPrChange>
          </w:rPr>
          <w:t>2.2</w:t>
        </w:r>
        <w:r w:rsidR="00986A0C" w:rsidRPr="00671588">
          <w:rPr>
            <w:rFonts w:ascii="Times New Roman" w:hAnsi="Times New Roman" w:cs="Times New Roman"/>
            <w:color w:val="auto"/>
            <w:lang w:val="en-AU"/>
            <w:rPrChange w:id="580" w:author="Azaz Farooq" w:date="2020-11-07T19:51:00Z">
              <w:rPr>
                <w:lang w:val="en-AU"/>
              </w:rPr>
            </w:rPrChange>
          </w:rPr>
          <w:t xml:space="preserve"> </w:t>
        </w:r>
      </w:ins>
      <w:ins w:id="581" w:author="Azaz Farooq" w:date="2020-11-06T16:57:00Z">
        <w:r w:rsidR="00514424" w:rsidRPr="00671588">
          <w:rPr>
            <w:rFonts w:ascii="Times New Roman" w:hAnsi="Times New Roman" w:cs="Times New Roman"/>
            <w:color w:val="auto"/>
            <w:lang w:val="en-AU"/>
            <w:rPrChange w:id="582" w:author="Azaz Farooq" w:date="2020-11-07T19:51:00Z">
              <w:rPr>
                <w:lang w:val="en-AU"/>
              </w:rPr>
            </w:rPrChange>
          </w:rPr>
          <w:t>Stereo Vision</w:t>
        </w:r>
      </w:ins>
    </w:p>
    <w:p w14:paraId="510DCE12" w14:textId="77777777" w:rsidR="00D7639E" w:rsidRPr="000C0498" w:rsidRDefault="00C43371">
      <w:pPr>
        <w:pStyle w:val="Heading3"/>
        <w:ind w:left="720"/>
        <w:rPr>
          <w:ins w:id="583" w:author="Azaz Farooq" w:date="2020-11-06T17:00:00Z"/>
          <w:rStyle w:val="Heading2Char"/>
          <w:rFonts w:ascii="Times New Roman" w:eastAsiaTheme="minorHAnsi" w:hAnsi="Times New Roman" w:cs="Times New Roman"/>
          <w:color w:val="auto"/>
          <w:sz w:val="22"/>
          <w:szCs w:val="22"/>
          <w:rPrChange w:id="584" w:author="Azaz Farooq" w:date="2020-11-07T19:50:00Z">
            <w:rPr>
              <w:ins w:id="585" w:author="Azaz Farooq" w:date="2020-11-06T17:00:00Z"/>
              <w:rStyle w:val="Heading2Char"/>
            </w:rPr>
          </w:rPrChange>
        </w:rPr>
        <w:pPrChange w:id="586" w:author="Azaz Farooq" w:date="2020-11-07T19:51:00Z">
          <w:pPr>
            <w:numPr>
              <w:ilvl w:val="1"/>
              <w:numId w:val="1"/>
            </w:numPr>
            <w:ind w:left="720" w:hanging="360"/>
          </w:pPr>
        </w:pPrChange>
      </w:pPr>
      <w:ins w:id="587" w:author="Azaz Farooq" w:date="2020-11-07T19:51:00Z">
        <w:r>
          <w:rPr>
            <w:rStyle w:val="Heading2Char"/>
            <w:rFonts w:ascii="Times New Roman" w:hAnsi="Times New Roman" w:cs="Times New Roman"/>
            <w:color w:val="auto"/>
          </w:rPr>
          <w:t>2.2</w:t>
        </w:r>
        <w:r w:rsidR="009F6B0D">
          <w:rPr>
            <w:rStyle w:val="Heading2Char"/>
            <w:rFonts w:ascii="Times New Roman" w:hAnsi="Times New Roman" w:cs="Times New Roman"/>
            <w:color w:val="auto"/>
          </w:rPr>
          <w:t xml:space="preserve">.1 </w:t>
        </w:r>
      </w:ins>
      <w:ins w:id="588" w:author="Azaz Farooq" w:date="2020-11-06T17:00:00Z">
        <w:r w:rsidR="00D7639E" w:rsidRPr="000C0498">
          <w:rPr>
            <w:rStyle w:val="Heading2Char"/>
            <w:rFonts w:ascii="Times New Roman" w:hAnsi="Times New Roman" w:cs="Times New Roman"/>
            <w:color w:val="auto"/>
            <w:rPrChange w:id="589" w:author="Azaz Farooq" w:date="2020-11-07T19:50:00Z">
              <w:rPr>
                <w:rFonts w:ascii="Times New Roman" w:hAnsi="Times New Roman" w:cs="Times New Roman"/>
                <w:color w:val="2E74B5" w:themeColor="accent1" w:themeShade="BF"/>
                <w:sz w:val="26"/>
                <w:szCs w:val="26"/>
              </w:rPr>
            </w:rPrChange>
          </w:rPr>
          <w:t>Depth mapping</w:t>
        </w:r>
      </w:ins>
    </w:p>
    <w:p w14:paraId="19A75EB6" w14:textId="61E925F5" w:rsidR="00314B7E" w:rsidRPr="00314B7E" w:rsidRDefault="00314B7E">
      <w:pPr>
        <w:spacing w:line="360" w:lineRule="auto"/>
        <w:jc w:val="both"/>
        <w:rPr>
          <w:ins w:id="590" w:author="Azaz Farooq" w:date="2020-11-06T17:01:00Z"/>
          <w:rFonts w:ascii="Times New Roman" w:hAnsi="Times New Roman" w:cs="Times New Roman"/>
          <w:sz w:val="24"/>
          <w:rPrChange w:id="591" w:author="Azaz Farooq" w:date="2020-11-06T17:01:00Z">
            <w:rPr>
              <w:ins w:id="592" w:author="Azaz Farooq" w:date="2020-11-06T17:01:00Z"/>
              <w:rFonts w:ascii="Times New Roman" w:hAnsi="Times New Roman" w:cs="Times New Roman"/>
            </w:rPr>
          </w:rPrChange>
        </w:rPr>
        <w:pPrChange w:id="593" w:author="Azaz Farooq" w:date="2020-11-07T18:08:00Z">
          <w:pPr/>
        </w:pPrChange>
      </w:pPr>
      <w:ins w:id="594" w:author="Azaz Farooq" w:date="2020-11-06T17:01:00Z">
        <w:r w:rsidRPr="00314B7E">
          <w:rPr>
            <w:rFonts w:ascii="Times New Roman" w:hAnsi="Times New Roman" w:cs="Times New Roman"/>
            <w:sz w:val="24"/>
            <w:rPrChange w:id="595" w:author="Azaz Farooq" w:date="2020-11-06T17:01:00Z">
              <w:rPr>
                <w:rFonts w:ascii="Times New Roman" w:hAnsi="Times New Roman" w:cs="Times New Roman"/>
              </w:rPr>
            </w:rPrChange>
          </w:rPr>
          <w:t xml:space="preserve">Stereovision aims to reproduce the depth determination capability of human vision. A depth map records the distance information </w:t>
        </w:r>
        <w:del w:id="596" w:author="Engr.Azaz" w:date="2020-11-07T21:47:00Z">
          <w:r w:rsidRPr="00314B7E" w:rsidDel="00CF55BC">
            <w:rPr>
              <w:rFonts w:ascii="Times New Roman" w:hAnsi="Times New Roman" w:cs="Times New Roman"/>
              <w:sz w:val="24"/>
              <w:rPrChange w:id="597" w:author="Azaz Farooq" w:date="2020-11-06T17:01:00Z">
                <w:rPr>
                  <w:rFonts w:ascii="Times New Roman" w:hAnsi="Times New Roman" w:cs="Times New Roman"/>
                </w:rPr>
              </w:rPrChange>
            </w:rPr>
            <w:delText>with respect to</w:delText>
          </w:r>
        </w:del>
      </w:ins>
      <w:ins w:id="598" w:author="Engr.Azaz" w:date="2020-11-07T21:47:00Z">
        <w:r w:rsidR="00CF55BC">
          <w:rPr>
            <w:rFonts w:ascii="Times New Roman" w:hAnsi="Times New Roman" w:cs="Times New Roman"/>
            <w:sz w:val="24"/>
          </w:rPr>
          <w:t>concerning</w:t>
        </w:r>
      </w:ins>
      <w:ins w:id="599" w:author="Azaz Farooq" w:date="2020-11-06T17:01:00Z">
        <w:r w:rsidRPr="00314B7E">
          <w:rPr>
            <w:rFonts w:ascii="Times New Roman" w:hAnsi="Times New Roman" w:cs="Times New Roman"/>
            <w:sz w:val="24"/>
            <w:rPrChange w:id="600" w:author="Azaz Farooq" w:date="2020-11-06T17:01:00Z">
              <w:rPr>
                <w:rFonts w:ascii="Times New Roman" w:hAnsi="Times New Roman" w:cs="Times New Roman"/>
              </w:rPr>
            </w:rPrChange>
          </w:rPr>
          <w:t xml:space="preserve"> a viewpoint in a 2D image of </w:t>
        </w:r>
        <w:r w:rsidR="00B56EC1" w:rsidRPr="005A1EA5">
          <w:rPr>
            <w:rFonts w:ascii="Times New Roman" w:hAnsi="Times New Roman" w:cs="Times New Roman"/>
            <w:sz w:val="24"/>
          </w:rPr>
          <w:t>digitized</w:t>
        </w:r>
        <w:r w:rsidRPr="00314B7E">
          <w:rPr>
            <w:rFonts w:ascii="Times New Roman" w:hAnsi="Times New Roman" w:cs="Times New Roman"/>
            <w:sz w:val="24"/>
            <w:rPrChange w:id="601" w:author="Azaz Farooq" w:date="2020-11-06T17:01:00Z">
              <w:rPr>
                <w:rFonts w:ascii="Times New Roman" w:hAnsi="Times New Roman" w:cs="Times New Roman"/>
              </w:rPr>
            </w:rPrChange>
          </w:rPr>
          <w:t xml:space="preserve"> real-world coordinates</w:t>
        </w:r>
      </w:ins>
      <w:ins w:id="602" w:author="Azaz Farooq" w:date="2020-11-06T22:10:00Z">
        <w:del w:id="603" w:author="Engr.Azaz" w:date="2020-11-07T22:52:00Z">
          <w:r w:rsidR="00530DD8" w:rsidDel="00FB283D">
            <w:rPr>
              <w:rFonts w:ascii="Times New Roman" w:hAnsi="Times New Roman" w:cs="Times New Roman"/>
              <w:sz w:val="24"/>
            </w:rPr>
            <w:delText xml:space="preserve"> </w:delText>
          </w:r>
        </w:del>
      </w:ins>
      <w:ins w:id="604" w:author="Engr.Azaz" w:date="2020-11-07T22:52:00Z">
        <w:r w:rsidR="00FB283D">
          <w:rPr>
            <w:rFonts w:ascii="Times New Roman" w:hAnsi="Times New Roman" w:cs="Times New Roman"/>
            <w:sz w:val="24"/>
          </w:rPr>
          <w:t xml:space="preserve"> </w:t>
        </w:r>
      </w:ins>
      <w:ins w:id="605" w:author="Engr.Azaz" w:date="2020-11-07T22:53:00Z">
        <w:r w:rsidR="0039767D" w:rsidRPr="00055E01">
          <w:rPr>
            <w:rFonts w:ascii="Times New Roman" w:hAnsi="Times New Roman" w:cs="Times New Roman"/>
            <w:sz w:val="24"/>
          </w:rPr>
          <w:t>(</w:t>
        </w:r>
        <w:r w:rsidR="0039767D" w:rsidRPr="00A94CC0">
          <w:rPr>
            <w:rFonts w:ascii="Times New Roman" w:hAnsi="Times New Roman" w:cs="Times New Roman"/>
            <w:noProof/>
            <w:sz w:val="24"/>
            <w:szCs w:val="24"/>
            <w:rPrChange w:id="606" w:author="Engr.Azaz" w:date="2020-11-08T00:17:00Z">
              <w:rPr>
                <w:noProof/>
              </w:rPr>
            </w:rPrChange>
          </w:rPr>
          <w:fldChar w:fldCharType="begin"/>
        </w:r>
        <w:r w:rsidR="0039767D" w:rsidRPr="00A94CC0">
          <w:rPr>
            <w:rFonts w:ascii="Times New Roman" w:hAnsi="Times New Roman" w:cs="Times New Roman"/>
            <w:noProof/>
            <w:sz w:val="24"/>
            <w:szCs w:val="24"/>
            <w:rPrChange w:id="607" w:author="Engr.Azaz" w:date="2020-11-08T00:17:00Z">
              <w:rPr>
                <w:noProof/>
              </w:rPr>
            </w:rPrChange>
          </w:rPr>
          <w:instrText xml:space="preserve"> HYPERLINK \l "_ENREF_2" \o "Zhang, 2009 #267" </w:instrText>
        </w:r>
        <w:r w:rsidR="0039767D" w:rsidRPr="00A94CC0">
          <w:rPr>
            <w:rFonts w:ascii="Times New Roman" w:hAnsi="Times New Roman" w:cs="Times New Roman"/>
            <w:noProof/>
            <w:sz w:val="24"/>
            <w:szCs w:val="24"/>
            <w:rPrChange w:id="608" w:author="Engr.Azaz" w:date="2020-11-08T00:17:00Z">
              <w:rPr>
                <w:noProof/>
              </w:rPr>
            </w:rPrChange>
          </w:rPr>
          <w:fldChar w:fldCharType="separate"/>
        </w:r>
        <w:r w:rsidR="0039767D" w:rsidRPr="00A94CC0">
          <w:rPr>
            <w:rFonts w:ascii="Times New Roman" w:hAnsi="Times New Roman" w:cs="Times New Roman"/>
            <w:noProof/>
            <w:sz w:val="24"/>
            <w:szCs w:val="24"/>
            <w:rPrChange w:id="609" w:author="Engr.Azaz" w:date="2020-11-08T00:17:00Z">
              <w:rPr>
                <w:noProof/>
              </w:rPr>
            </w:rPrChange>
          </w:rPr>
          <w:t>Zhang et al., 2009</w:t>
        </w:r>
        <w:r w:rsidR="0039767D" w:rsidRPr="00A94CC0">
          <w:rPr>
            <w:rFonts w:ascii="Times New Roman" w:hAnsi="Times New Roman" w:cs="Times New Roman"/>
            <w:noProof/>
            <w:sz w:val="24"/>
            <w:szCs w:val="24"/>
            <w:rPrChange w:id="610" w:author="Engr.Azaz" w:date="2020-11-08T00:17:00Z">
              <w:rPr>
                <w:noProof/>
              </w:rPr>
            </w:rPrChange>
          </w:rPr>
          <w:fldChar w:fldCharType="end"/>
        </w:r>
        <w:r w:rsidR="0039767D" w:rsidRPr="00A94CC0">
          <w:rPr>
            <w:rFonts w:ascii="Times New Roman" w:hAnsi="Times New Roman" w:cs="Times New Roman"/>
            <w:noProof/>
            <w:sz w:val="24"/>
            <w:szCs w:val="24"/>
            <w:rPrChange w:id="611" w:author="Engr.Azaz" w:date="2020-11-08T00:17:00Z">
              <w:rPr>
                <w:noProof/>
              </w:rPr>
            </w:rPrChange>
          </w:rPr>
          <w:t>)</w:t>
        </w:r>
      </w:ins>
      <w:del w:id="612" w:author="Engr.Azaz" w:date="2020-11-07T22:52:00Z">
        <w:r w:rsidR="00530DD8" w:rsidRPr="00055E01" w:rsidDel="00FB283D">
          <w:rPr>
            <w:rFonts w:ascii="Times New Roman" w:hAnsi="Times New Roman" w:cs="Times New Roman"/>
            <w:sz w:val="24"/>
            <w:rPrChange w:id="613" w:author="Engr.Azaz" w:date="2020-11-08T00:10:00Z">
              <w:rPr>
                <w:rFonts w:ascii="Times New Roman" w:hAnsi="Times New Roman" w:cs="Times New Roman"/>
                <w:sz w:val="24"/>
              </w:rPr>
            </w:rPrChange>
          </w:rPr>
          <w:fldChar w:fldCharType="begin"/>
        </w:r>
        <w:r w:rsidR="0015474F" w:rsidRPr="00055E01" w:rsidDel="00FB283D">
          <w:rPr>
            <w:rFonts w:ascii="Times New Roman" w:hAnsi="Times New Roman" w:cs="Times New Roman"/>
            <w:sz w:val="24"/>
          </w:rPr>
          <w:delInstrText xml:space="preserve"> ADDIN EN.CITE &lt;EndNote&gt;&lt;Cite&gt;&lt;Author&gt;Zhang&lt;/Author&gt;&lt;Year&gt;2009&lt;/Year&gt;&lt;RecNum&gt;7&lt;/RecNum&gt;&lt;DisplayText&gt;(Zhang, Lu, Lafruit, Lauwereins, &amp;amp; Van Gool, 2009)&lt;/DisplayText&gt;&lt;record&gt;&lt;rec-number&gt;7&lt;/rec-number&gt;&lt;foreign-keys&gt;&lt;key app="EN" db-id="st9pxrsxjdsptse9ezpvpevmw9fseftz05ve" timestamp="1604682587"&gt;7&lt;/key&gt;&lt;/foreign-keys&gt;&lt;ref-type name="Conference Proceedings"&gt;10&lt;/ref-type&gt;&lt;contributors&gt;&lt;authors&gt;&lt;author&gt;Zhang, Ke&lt;/author&gt;&lt;author&gt;Lu, Jiangbo&lt;/author&gt;&lt;author&gt;Lafruit, Gauthier&lt;/author&gt;&lt;author&gt;Lauwereins, Rudy&lt;/author&gt;&lt;author&gt;Van Gool, Luc&lt;/author&gt;&lt;/authors&gt;&lt;/contributors&gt;&lt;titles&gt;&lt;title&gt;Robust stereo matching with fast normalized cross-correlation over shape-adaptive regions&lt;/title&gt;&lt;secondary-title&gt;2009 16th IEEE International Conference on Image Processing (ICIP)&lt;/secondary-title&gt;&lt;/titles&gt;&lt;pages&gt;2357-2360&lt;/pages&gt;&lt;dates&gt;&lt;year&gt;2009&lt;/year&gt;&lt;/dates&gt;&lt;publisher&gt;IEEE&lt;/publisher&gt;&lt;isbn&gt;1424456541&lt;/isbn&gt;&lt;urls&gt;&lt;/urls&gt;&lt;/record&gt;&lt;/Cite&gt;&lt;/EndNote&gt;</w:delInstrText>
        </w:r>
        <w:r w:rsidR="00530DD8" w:rsidRPr="00055E01" w:rsidDel="00FB283D">
          <w:rPr>
            <w:rFonts w:ascii="Times New Roman" w:hAnsi="Times New Roman" w:cs="Times New Roman"/>
            <w:sz w:val="24"/>
            <w:rPrChange w:id="614" w:author="Engr.Azaz" w:date="2020-11-08T00:10:00Z">
              <w:rPr>
                <w:rFonts w:ascii="Times New Roman" w:hAnsi="Times New Roman" w:cs="Times New Roman"/>
                <w:sz w:val="24"/>
              </w:rPr>
            </w:rPrChange>
          </w:rPr>
          <w:fldChar w:fldCharType="separate"/>
        </w:r>
        <w:r w:rsidR="0015474F" w:rsidRPr="00055E01" w:rsidDel="00FB283D">
          <w:rPr>
            <w:rFonts w:ascii="Times New Roman" w:hAnsi="Times New Roman" w:cs="Times New Roman"/>
            <w:noProof/>
            <w:sz w:val="24"/>
          </w:rPr>
          <w:delText>(</w:delText>
        </w:r>
        <w:r w:rsidR="00334ED4" w:rsidRPr="00055E01" w:rsidDel="00FB283D">
          <w:rPr>
            <w:rFonts w:ascii="Times New Roman" w:hAnsi="Times New Roman" w:cs="Times New Roman"/>
            <w:noProof/>
            <w:sz w:val="24"/>
            <w:rPrChange w:id="615" w:author="Engr.Azaz" w:date="2020-11-08T00:10:00Z">
              <w:rPr>
                <w:rFonts w:ascii="Times New Roman" w:hAnsi="Times New Roman" w:cs="Times New Roman"/>
                <w:noProof/>
                <w:sz w:val="24"/>
              </w:rPr>
            </w:rPrChange>
          </w:rPr>
          <w:fldChar w:fldCharType="begin"/>
        </w:r>
        <w:r w:rsidR="00334ED4" w:rsidRPr="00055E01" w:rsidDel="00FB283D">
          <w:rPr>
            <w:rFonts w:ascii="Times New Roman" w:hAnsi="Times New Roman" w:cs="Times New Roman"/>
            <w:noProof/>
            <w:sz w:val="24"/>
          </w:rPr>
          <w:delInstrText xml:space="preserve"> HYPERLINK \l "_ENREF_7" \o "Zhang, 2009 #7" </w:delInstrText>
        </w:r>
        <w:r w:rsidR="00334ED4" w:rsidRPr="00055E01" w:rsidDel="00FB283D">
          <w:rPr>
            <w:rFonts w:ascii="Times New Roman" w:hAnsi="Times New Roman" w:cs="Times New Roman"/>
            <w:noProof/>
            <w:sz w:val="24"/>
            <w:rPrChange w:id="616" w:author="Engr.Azaz" w:date="2020-11-08T00:10:00Z">
              <w:rPr>
                <w:rFonts w:ascii="Times New Roman" w:hAnsi="Times New Roman" w:cs="Times New Roman"/>
                <w:noProof/>
                <w:sz w:val="24"/>
              </w:rPr>
            </w:rPrChange>
          </w:rPr>
          <w:fldChar w:fldCharType="separate"/>
        </w:r>
        <w:r w:rsidR="00334ED4" w:rsidRPr="00055E01" w:rsidDel="00FB283D">
          <w:rPr>
            <w:rFonts w:ascii="Times New Roman" w:hAnsi="Times New Roman" w:cs="Times New Roman"/>
            <w:noProof/>
            <w:sz w:val="24"/>
          </w:rPr>
          <w:delText>Zhang, Lu, Lafruit, Lauwereins, &amp; Van Gool, 2009</w:delText>
        </w:r>
        <w:r w:rsidR="00334ED4" w:rsidRPr="00055E01" w:rsidDel="00FB283D">
          <w:rPr>
            <w:rFonts w:ascii="Times New Roman" w:hAnsi="Times New Roman" w:cs="Times New Roman"/>
            <w:noProof/>
            <w:sz w:val="24"/>
            <w:rPrChange w:id="617" w:author="Engr.Azaz" w:date="2020-11-08T00:10:00Z">
              <w:rPr>
                <w:rFonts w:ascii="Times New Roman" w:hAnsi="Times New Roman" w:cs="Times New Roman"/>
                <w:noProof/>
                <w:sz w:val="24"/>
              </w:rPr>
            </w:rPrChange>
          </w:rPr>
          <w:fldChar w:fldCharType="end"/>
        </w:r>
        <w:r w:rsidR="0015474F" w:rsidRPr="00055E01" w:rsidDel="00FB283D">
          <w:rPr>
            <w:rFonts w:ascii="Times New Roman" w:hAnsi="Times New Roman" w:cs="Times New Roman"/>
            <w:noProof/>
            <w:sz w:val="24"/>
          </w:rPr>
          <w:delText>)</w:delText>
        </w:r>
        <w:r w:rsidR="00530DD8" w:rsidRPr="00055E01" w:rsidDel="00FB283D">
          <w:rPr>
            <w:rFonts w:ascii="Times New Roman" w:hAnsi="Times New Roman" w:cs="Times New Roman"/>
            <w:sz w:val="24"/>
            <w:rPrChange w:id="618" w:author="Engr.Azaz" w:date="2020-11-08T00:10:00Z">
              <w:rPr>
                <w:rFonts w:ascii="Times New Roman" w:hAnsi="Times New Roman" w:cs="Times New Roman"/>
                <w:sz w:val="24"/>
              </w:rPr>
            </w:rPrChange>
          </w:rPr>
          <w:fldChar w:fldCharType="end"/>
        </w:r>
      </w:del>
      <w:ins w:id="619" w:author="Azaz Farooq" w:date="2020-11-06T17:01:00Z">
        <w:r w:rsidRPr="00055E01">
          <w:rPr>
            <w:rFonts w:ascii="Times New Roman" w:hAnsi="Times New Roman" w:cs="Times New Roman"/>
            <w:sz w:val="24"/>
            <w:rPrChange w:id="620" w:author="Engr.Azaz" w:date="2020-11-08T00:10:00Z">
              <w:rPr>
                <w:rFonts w:ascii="Times New Roman" w:hAnsi="Times New Roman" w:cs="Times New Roman"/>
              </w:rPr>
            </w:rPrChange>
          </w:rPr>
          <w:t xml:space="preserve">. </w:t>
        </w:r>
        <w:r w:rsidRPr="00314B7E">
          <w:rPr>
            <w:rFonts w:ascii="Times New Roman" w:hAnsi="Times New Roman" w:cs="Times New Roman"/>
            <w:sz w:val="24"/>
            <w:rPrChange w:id="621" w:author="Azaz Farooq" w:date="2020-11-06T17:01:00Z">
              <w:rPr>
                <w:rFonts w:ascii="Times New Roman" w:hAnsi="Times New Roman" w:cs="Times New Roman"/>
              </w:rPr>
            </w:rPrChange>
          </w:rPr>
          <w:t xml:space="preserve">The proposed algorithm uses two images of the same scene. Pixel to pixel matching is used between two images, left and right, to find the </w:t>
        </w:r>
        <w:r w:rsidRPr="00314B7E">
          <w:rPr>
            <w:rFonts w:ascii="Times New Roman" w:hAnsi="Times New Roman" w:cs="Times New Roman"/>
            <w:sz w:val="24"/>
            <w:rPrChange w:id="622" w:author="Azaz Farooq" w:date="2020-11-06T17:01:00Z">
              <w:rPr>
                <w:rFonts w:ascii="Times New Roman" w:hAnsi="Times New Roman" w:cs="Times New Roman"/>
              </w:rPr>
            </w:rPrChange>
          </w:rPr>
          <w:lastRenderedPageBreak/>
          <w:t>corresponding point in the same scene from different views. Given the geometric description of the location of the camera, separations</w:t>
        </w:r>
      </w:ins>
      <w:ins w:id="623" w:author="Engr.Azaz" w:date="2020-11-07T21:47:00Z">
        <w:r w:rsidR="00CF55BC">
          <w:rPr>
            <w:rFonts w:ascii="Times New Roman" w:hAnsi="Times New Roman" w:cs="Times New Roman"/>
            <w:sz w:val="24"/>
          </w:rPr>
          <w:t>,</w:t>
        </w:r>
      </w:ins>
      <w:ins w:id="624" w:author="Azaz Farooq" w:date="2020-11-06T17:01:00Z">
        <w:r w:rsidRPr="00314B7E">
          <w:rPr>
            <w:rFonts w:ascii="Times New Roman" w:hAnsi="Times New Roman" w:cs="Times New Roman"/>
            <w:sz w:val="24"/>
            <w:rPrChange w:id="625" w:author="Azaz Farooq" w:date="2020-11-06T17:01:00Z">
              <w:rPr>
                <w:rFonts w:ascii="Times New Roman" w:hAnsi="Times New Roman" w:cs="Times New Roman"/>
              </w:rPr>
            </w:rPrChange>
          </w:rPr>
          <w:t xml:space="preserve"> and pixel location, a depth map may be created using a method binocular disparity. </w:t>
        </w:r>
      </w:ins>
    </w:p>
    <w:p w14:paraId="44E91B3F" w14:textId="7668920A" w:rsidR="00EA7A31" w:rsidRDefault="00314B7E">
      <w:pPr>
        <w:spacing w:line="360" w:lineRule="auto"/>
        <w:jc w:val="both"/>
        <w:rPr>
          <w:ins w:id="626" w:author="Azaz Farooq" w:date="2020-11-06T17:04:00Z"/>
          <w:rFonts w:ascii="Times New Roman" w:hAnsi="Times New Roman" w:cs="Times New Roman"/>
          <w:sz w:val="24"/>
        </w:rPr>
        <w:pPrChange w:id="627" w:author="Azaz Farooq" w:date="2020-11-07T18:08:00Z">
          <w:pPr>
            <w:numPr>
              <w:ilvl w:val="1"/>
              <w:numId w:val="1"/>
            </w:numPr>
            <w:ind w:left="720" w:hanging="360"/>
          </w:pPr>
        </w:pPrChange>
      </w:pPr>
      <w:ins w:id="628" w:author="Azaz Farooq" w:date="2020-11-06T17:01:00Z">
        <w:r w:rsidRPr="00314B7E">
          <w:rPr>
            <w:rFonts w:ascii="Times New Roman" w:hAnsi="Times New Roman" w:cs="Times New Roman"/>
            <w:sz w:val="24"/>
            <w:rPrChange w:id="629" w:author="Azaz Farooq" w:date="2020-11-06T17:01:00Z">
              <w:rPr>
                <w:rFonts w:ascii="Times New Roman" w:hAnsi="Times New Roman" w:cs="Times New Roman"/>
              </w:rPr>
            </w:rPrChange>
          </w:rPr>
          <w:t xml:space="preserve">The disparity value of a point is often interpreted as the inverse distances to the observed objects. Thus, </w:t>
        </w:r>
      </w:ins>
      <w:ins w:id="630" w:author="Engr.Azaz" w:date="2020-11-07T21:47:00Z">
        <w:r w:rsidR="00CF55BC">
          <w:rPr>
            <w:rFonts w:ascii="Times New Roman" w:hAnsi="Times New Roman" w:cs="Times New Roman"/>
            <w:sz w:val="24"/>
          </w:rPr>
          <w:t xml:space="preserve">the </w:t>
        </w:r>
      </w:ins>
      <w:ins w:id="631" w:author="Azaz Farooq" w:date="2020-11-06T17:01:00Z">
        <w:r w:rsidRPr="00314B7E">
          <w:rPr>
            <w:rFonts w:ascii="Times New Roman" w:hAnsi="Times New Roman" w:cs="Times New Roman"/>
            <w:sz w:val="24"/>
            <w:rPrChange w:id="632" w:author="Azaz Farooq" w:date="2020-11-06T17:01:00Z">
              <w:rPr>
                <w:rFonts w:ascii="Times New Roman" w:hAnsi="Times New Roman" w:cs="Times New Roman"/>
              </w:rPr>
            </w:rPrChange>
          </w:rPr>
          <w:t xml:space="preserve">disparity is inversely </w:t>
        </w:r>
        <w:r w:rsidR="00982F46" w:rsidRPr="005A1EA5">
          <w:rPr>
            <w:rFonts w:ascii="Times New Roman" w:hAnsi="Times New Roman" w:cs="Times New Roman"/>
            <w:sz w:val="24"/>
          </w:rPr>
          <w:t>proportional to Depth</w:t>
        </w:r>
        <w:r w:rsidRPr="00314B7E">
          <w:rPr>
            <w:rFonts w:ascii="Times New Roman" w:hAnsi="Times New Roman" w:cs="Times New Roman"/>
            <w:sz w:val="24"/>
            <w:rPrChange w:id="633" w:author="Azaz Farooq" w:date="2020-11-06T17:01:00Z">
              <w:rPr>
                <w:rFonts w:ascii="Times New Roman" w:hAnsi="Times New Roman" w:cs="Times New Roman"/>
              </w:rPr>
            </w:rPrChange>
          </w:rPr>
          <w:t xml:space="preserve">. Darker regions in the Depth-Map are created for signifying that an object is far away, and this darker </w:t>
        </w:r>
      </w:ins>
      <w:ins w:id="634" w:author="Azaz Farooq" w:date="2020-11-06T17:04:00Z">
        <w:r w:rsidR="005D0633" w:rsidRPr="005A1EA5">
          <w:rPr>
            <w:rFonts w:ascii="Times New Roman" w:hAnsi="Times New Roman" w:cs="Times New Roman"/>
            <w:sz w:val="24"/>
          </w:rPr>
          <w:t>color</w:t>
        </w:r>
      </w:ins>
      <w:ins w:id="635" w:author="Azaz Farooq" w:date="2020-11-06T17:01:00Z">
        <w:r w:rsidRPr="00314B7E">
          <w:rPr>
            <w:rFonts w:ascii="Times New Roman" w:hAnsi="Times New Roman" w:cs="Times New Roman"/>
            <w:sz w:val="24"/>
            <w:rPrChange w:id="636" w:author="Azaz Farooq" w:date="2020-11-06T17:01:00Z">
              <w:rPr>
                <w:rFonts w:ascii="Times New Roman" w:hAnsi="Times New Roman" w:cs="Times New Roman"/>
              </w:rPr>
            </w:rPrChange>
          </w:rPr>
          <w:t xml:space="preserve"> gradually decreases to brighter with </w:t>
        </w:r>
      </w:ins>
      <w:ins w:id="637" w:author="Engr.Azaz" w:date="2020-11-07T21:47:00Z">
        <w:r w:rsidR="00CF55BC">
          <w:rPr>
            <w:rFonts w:ascii="Times New Roman" w:hAnsi="Times New Roman" w:cs="Times New Roman"/>
            <w:sz w:val="24"/>
          </w:rPr>
          <w:t xml:space="preserve">a </w:t>
        </w:r>
      </w:ins>
      <w:ins w:id="638" w:author="Azaz Farooq" w:date="2020-11-06T17:01:00Z">
        <w:r w:rsidRPr="00314B7E">
          <w:rPr>
            <w:rFonts w:ascii="Times New Roman" w:hAnsi="Times New Roman" w:cs="Times New Roman"/>
            <w:sz w:val="24"/>
            <w:rPrChange w:id="639" w:author="Azaz Farooq" w:date="2020-11-06T17:01:00Z">
              <w:rPr>
                <w:rFonts w:ascii="Times New Roman" w:hAnsi="Times New Roman" w:cs="Times New Roman"/>
              </w:rPr>
            </w:rPrChange>
          </w:rPr>
          <w:t>decrease in depth and finally becomes white for closer objects.</w:t>
        </w:r>
      </w:ins>
    </w:p>
    <w:p w14:paraId="3DC72364" w14:textId="77777777" w:rsidR="00A7754E" w:rsidRPr="00C43371" w:rsidRDefault="00A7754E">
      <w:pPr>
        <w:pStyle w:val="Heading2"/>
        <w:numPr>
          <w:ilvl w:val="1"/>
          <w:numId w:val="12"/>
        </w:numPr>
        <w:spacing w:line="360" w:lineRule="auto"/>
        <w:ind w:left="1080"/>
        <w:rPr>
          <w:ins w:id="640" w:author="Azaz Farooq" w:date="2020-11-06T17:05:00Z"/>
          <w:rFonts w:ascii="Times New Roman" w:hAnsi="Times New Roman" w:cs="Times New Roman"/>
          <w:rPrChange w:id="641" w:author="Azaz Farooq" w:date="2020-11-07T19:52:00Z">
            <w:rPr>
              <w:ins w:id="642" w:author="Azaz Farooq" w:date="2020-11-06T17:05:00Z"/>
            </w:rPr>
          </w:rPrChange>
        </w:rPr>
        <w:pPrChange w:id="643" w:author="Azaz Farooq" w:date="2020-11-07T19:53:00Z">
          <w:pPr>
            <w:numPr>
              <w:ilvl w:val="1"/>
              <w:numId w:val="1"/>
            </w:numPr>
            <w:ind w:left="720" w:hanging="360"/>
          </w:pPr>
        </w:pPrChange>
      </w:pPr>
      <w:ins w:id="644" w:author="Azaz Farooq" w:date="2020-11-06T17:04:00Z">
        <w:r w:rsidRPr="00C43371">
          <w:rPr>
            <w:rFonts w:ascii="Times New Roman" w:hAnsi="Times New Roman" w:cs="Times New Roman"/>
            <w:color w:val="auto"/>
            <w:rPrChange w:id="645" w:author="Azaz Farooq" w:date="2020-11-07T19:52:00Z">
              <w:rPr/>
            </w:rPrChange>
          </w:rPr>
          <w:t>Practical Consideration</w:t>
        </w:r>
      </w:ins>
      <w:ins w:id="646" w:author="Azaz Farooq" w:date="2020-11-06T17:05:00Z">
        <w:r w:rsidR="00862D56" w:rsidRPr="00C43371">
          <w:rPr>
            <w:rFonts w:ascii="Times New Roman" w:hAnsi="Times New Roman" w:cs="Times New Roman"/>
            <w:color w:val="auto"/>
            <w:rPrChange w:id="647" w:author="Azaz Farooq" w:date="2020-11-07T19:52:00Z">
              <w:rPr/>
            </w:rPrChange>
          </w:rPr>
          <w:t>s</w:t>
        </w:r>
      </w:ins>
    </w:p>
    <w:p w14:paraId="1BA59590" w14:textId="77777777" w:rsidR="00504058" w:rsidRPr="00603F51" w:rsidRDefault="00BC3905">
      <w:pPr>
        <w:spacing w:line="360" w:lineRule="auto"/>
        <w:ind w:left="720"/>
        <w:rPr>
          <w:ins w:id="648" w:author="Azaz Farooq" w:date="2020-11-06T17:06:00Z"/>
          <w:rStyle w:val="Heading2Char"/>
          <w:rFonts w:ascii="Times New Roman" w:hAnsi="Times New Roman" w:cs="Times New Roman"/>
          <w:color w:val="auto"/>
          <w:rPrChange w:id="649" w:author="Azaz Farooq" w:date="2020-11-07T19:53:00Z">
            <w:rPr>
              <w:ins w:id="650" w:author="Azaz Farooq" w:date="2020-11-06T17:06:00Z"/>
              <w:rStyle w:val="Heading2Char"/>
            </w:rPr>
          </w:rPrChange>
        </w:rPr>
        <w:pPrChange w:id="651" w:author="Azaz Farooq" w:date="2020-11-07T18:08:00Z">
          <w:pPr>
            <w:numPr>
              <w:ilvl w:val="1"/>
              <w:numId w:val="1"/>
            </w:numPr>
            <w:ind w:left="720" w:hanging="360"/>
          </w:pPr>
        </w:pPrChange>
      </w:pPr>
      <w:ins w:id="652" w:author="Azaz Farooq" w:date="2020-11-06T17:22:00Z">
        <w:r w:rsidRPr="00603F51">
          <w:rPr>
            <w:rStyle w:val="Heading3Char"/>
            <w:rFonts w:ascii="Times New Roman" w:hAnsi="Times New Roman" w:cs="Times New Roman"/>
            <w:color w:val="auto"/>
            <w:rPrChange w:id="653" w:author="Azaz Farooq" w:date="2020-11-07T19:53:00Z">
              <w:rPr>
                <w:rStyle w:val="Heading2Char"/>
              </w:rPr>
            </w:rPrChange>
          </w:rPr>
          <w:t xml:space="preserve">2.3.1 </w:t>
        </w:r>
      </w:ins>
      <w:ins w:id="654" w:author="Azaz Farooq" w:date="2020-11-06T17:05:00Z">
        <w:r w:rsidR="00504058" w:rsidRPr="00603F51">
          <w:rPr>
            <w:rStyle w:val="Heading3Char"/>
            <w:rFonts w:ascii="Times New Roman" w:hAnsi="Times New Roman" w:cs="Times New Roman"/>
            <w:color w:val="auto"/>
            <w:rPrChange w:id="655" w:author="Azaz Farooq" w:date="2020-11-07T19:53:00Z">
              <w:rPr/>
            </w:rPrChange>
          </w:rPr>
          <w:t>Data set Size</w:t>
        </w:r>
      </w:ins>
    </w:p>
    <w:p w14:paraId="3A676DCF" w14:textId="424C77D9" w:rsidR="0098375E" w:rsidRDefault="00D90124">
      <w:pPr>
        <w:spacing w:line="360" w:lineRule="auto"/>
        <w:jc w:val="both"/>
        <w:rPr>
          <w:ins w:id="656" w:author="Azaz Farooq" w:date="2020-11-06T17:08:00Z"/>
          <w:rFonts w:ascii="Times New Roman" w:eastAsiaTheme="majorEastAsia" w:hAnsi="Times New Roman" w:cs="Times New Roman"/>
          <w:sz w:val="24"/>
          <w:szCs w:val="26"/>
          <w:lang w:val="en-AU"/>
        </w:rPr>
        <w:pPrChange w:id="657" w:author="Azaz Farooq" w:date="2020-11-07T18:08:00Z">
          <w:pPr/>
        </w:pPrChange>
      </w:pPr>
      <w:ins w:id="658" w:author="Azaz Farooq" w:date="2020-11-06T17:07:00Z">
        <w:r w:rsidRPr="005A1EA5">
          <w:rPr>
            <w:rFonts w:ascii="Times New Roman" w:eastAsiaTheme="majorEastAsia" w:hAnsi="Times New Roman" w:cs="Times New Roman"/>
            <w:sz w:val="24"/>
            <w:szCs w:val="26"/>
            <w:lang w:val="en-AU"/>
          </w:rPr>
          <w:t>T</w:t>
        </w:r>
        <w:r w:rsidRPr="00D90124">
          <w:rPr>
            <w:rFonts w:ascii="Times New Roman" w:eastAsiaTheme="majorEastAsia" w:hAnsi="Times New Roman" w:cs="Times New Roman"/>
            <w:sz w:val="24"/>
            <w:szCs w:val="26"/>
            <w:lang w:val="en-AU"/>
            <w:rPrChange w:id="659" w:author="Azaz Farooq" w:date="2020-11-06T17:07:00Z">
              <w:rPr>
                <w:rFonts w:ascii="Times New Roman" w:eastAsiaTheme="majorEastAsia" w:hAnsi="Times New Roman" w:cs="Times New Roman"/>
                <w:color w:val="2E74B5" w:themeColor="accent1" w:themeShade="BF"/>
                <w:sz w:val="24"/>
                <w:szCs w:val="26"/>
                <w:lang w:val="en-AU"/>
              </w:rPr>
            </w:rPrChange>
          </w:rPr>
          <w:t>he efficiency of a cross</w:t>
        </w:r>
        <w:del w:id="660" w:author="Engr.Azaz" w:date="2020-11-07T21:47:00Z">
          <w:r w:rsidRPr="00D90124" w:rsidDel="00CF55BC">
            <w:rPr>
              <w:rFonts w:ascii="Times New Roman" w:eastAsiaTheme="majorEastAsia" w:hAnsi="Times New Roman" w:cs="Times New Roman"/>
              <w:sz w:val="24"/>
              <w:szCs w:val="26"/>
              <w:lang w:val="en-AU"/>
              <w:rPrChange w:id="661" w:author="Azaz Farooq" w:date="2020-11-06T17:07:00Z">
                <w:rPr>
                  <w:rFonts w:ascii="Times New Roman" w:eastAsiaTheme="majorEastAsia" w:hAnsi="Times New Roman" w:cs="Times New Roman"/>
                  <w:color w:val="2E74B5" w:themeColor="accent1" w:themeShade="BF"/>
                  <w:sz w:val="24"/>
                  <w:szCs w:val="26"/>
                  <w:lang w:val="en-AU"/>
                </w:rPr>
              </w:rPrChange>
            </w:rPr>
            <w:delText xml:space="preserve"> </w:delText>
          </w:r>
        </w:del>
      </w:ins>
      <w:ins w:id="662" w:author="Engr.Azaz" w:date="2020-11-07T21:47:00Z">
        <w:r w:rsidR="00CF55BC">
          <w:rPr>
            <w:rFonts w:ascii="Times New Roman" w:eastAsiaTheme="majorEastAsia" w:hAnsi="Times New Roman" w:cs="Times New Roman"/>
            <w:sz w:val="24"/>
            <w:szCs w:val="26"/>
            <w:lang w:val="en-AU"/>
          </w:rPr>
          <w:t>-</w:t>
        </w:r>
      </w:ins>
      <w:ins w:id="663" w:author="Azaz Farooq" w:date="2020-11-06T17:07:00Z">
        <w:r w:rsidRPr="00D90124">
          <w:rPr>
            <w:rFonts w:ascii="Times New Roman" w:eastAsiaTheme="majorEastAsia" w:hAnsi="Times New Roman" w:cs="Times New Roman"/>
            <w:sz w:val="24"/>
            <w:szCs w:val="26"/>
            <w:lang w:val="en-AU"/>
            <w:rPrChange w:id="664" w:author="Azaz Farooq" w:date="2020-11-06T17:07:00Z">
              <w:rPr>
                <w:rFonts w:ascii="Times New Roman" w:eastAsiaTheme="majorEastAsia" w:hAnsi="Times New Roman" w:cs="Times New Roman"/>
                <w:color w:val="2E74B5" w:themeColor="accent1" w:themeShade="BF"/>
                <w:sz w:val="24"/>
                <w:szCs w:val="26"/>
                <w:lang w:val="en-AU"/>
              </w:rPr>
            </w:rPrChange>
          </w:rPr>
          <w:t xml:space="preserve">correlation algorithm will vary with </w:t>
        </w:r>
      </w:ins>
      <w:ins w:id="665" w:author="Engr.Azaz" w:date="2020-11-07T21:47:00Z">
        <w:r w:rsidR="00CF55BC">
          <w:rPr>
            <w:rFonts w:ascii="Times New Roman" w:eastAsiaTheme="majorEastAsia" w:hAnsi="Times New Roman" w:cs="Times New Roman"/>
            <w:sz w:val="24"/>
            <w:szCs w:val="26"/>
            <w:lang w:val="en-AU"/>
          </w:rPr>
          <w:t xml:space="preserve">the </w:t>
        </w:r>
      </w:ins>
      <w:ins w:id="666" w:author="Azaz Farooq" w:date="2020-11-06T17:07:00Z">
        <w:r w:rsidRPr="00D90124">
          <w:rPr>
            <w:rFonts w:ascii="Times New Roman" w:eastAsiaTheme="majorEastAsia" w:hAnsi="Times New Roman" w:cs="Times New Roman"/>
            <w:sz w:val="24"/>
            <w:szCs w:val="26"/>
            <w:lang w:val="en-AU"/>
            <w:rPrChange w:id="667" w:author="Azaz Farooq" w:date="2020-11-06T17:07:00Z">
              <w:rPr>
                <w:rFonts w:ascii="Times New Roman" w:eastAsiaTheme="majorEastAsia" w:hAnsi="Times New Roman" w:cs="Times New Roman"/>
                <w:color w:val="2E74B5" w:themeColor="accent1" w:themeShade="BF"/>
                <w:sz w:val="24"/>
                <w:szCs w:val="26"/>
                <w:lang w:val="en-AU"/>
              </w:rPr>
            </w:rPrChange>
          </w:rPr>
          <w:t>size of the data being compared.</w:t>
        </w:r>
      </w:ins>
      <w:ins w:id="668" w:author="Azaz Farooq" w:date="2020-11-06T17:08:00Z">
        <w:r w:rsidR="0098375E" w:rsidRPr="0098375E">
          <w:rPr>
            <w:rFonts w:ascii="Times New Roman" w:hAnsi="Times New Roman" w:cs="Times New Roman"/>
            <w:lang w:val="en-AU"/>
          </w:rPr>
          <w:t xml:space="preserve"> </w:t>
        </w:r>
        <w:r w:rsidR="0098375E" w:rsidRPr="0098375E">
          <w:rPr>
            <w:rFonts w:ascii="Times New Roman" w:eastAsiaTheme="majorEastAsia" w:hAnsi="Times New Roman" w:cs="Times New Roman"/>
            <w:sz w:val="24"/>
            <w:szCs w:val="26"/>
            <w:lang w:val="en-AU"/>
          </w:rPr>
          <w:t xml:space="preserve">In the case of image data, which is the primary focus of the project, the degree of computational complexity will depend upon image size and resolution.  The nature of image data is such that, a digital image </w:t>
        </w:r>
        <w:proofErr w:type="gramStart"/>
        <w:r w:rsidR="0098375E" w:rsidRPr="0098375E">
          <w:rPr>
            <w:rFonts w:ascii="Times New Roman" w:eastAsiaTheme="majorEastAsia" w:hAnsi="Times New Roman" w:cs="Times New Roman"/>
            <w:sz w:val="24"/>
            <w:szCs w:val="26"/>
            <w:lang w:val="en-AU"/>
          </w:rPr>
          <w:t>a[</w:t>
        </w:r>
        <w:proofErr w:type="gramEnd"/>
        <w:r w:rsidR="0098375E" w:rsidRPr="0098375E">
          <w:rPr>
            <w:rFonts w:ascii="Times New Roman" w:eastAsiaTheme="majorEastAsia" w:hAnsi="Times New Roman" w:cs="Times New Roman"/>
            <w:sz w:val="24"/>
            <w:szCs w:val="26"/>
            <w:lang w:val="en-AU"/>
          </w:rPr>
          <w:t xml:space="preserve">m, n], described in a 2D discrete space is derived from an </w:t>
        </w:r>
        <w:proofErr w:type="spellStart"/>
        <w:r w:rsidR="0098375E" w:rsidRPr="0098375E">
          <w:rPr>
            <w:rFonts w:ascii="Times New Roman" w:eastAsiaTheme="majorEastAsia" w:hAnsi="Times New Roman" w:cs="Times New Roman"/>
            <w:sz w:val="24"/>
            <w:szCs w:val="26"/>
            <w:lang w:val="en-AU"/>
          </w:rPr>
          <w:t>analog</w:t>
        </w:r>
        <w:proofErr w:type="spellEnd"/>
        <w:del w:id="669" w:author="Engr.Azaz" w:date="2020-11-07T21:47:00Z">
          <w:r w:rsidR="0098375E" w:rsidRPr="0098375E" w:rsidDel="00CF55BC">
            <w:rPr>
              <w:rFonts w:ascii="Times New Roman" w:eastAsiaTheme="majorEastAsia" w:hAnsi="Times New Roman" w:cs="Times New Roman"/>
              <w:sz w:val="24"/>
              <w:szCs w:val="26"/>
              <w:lang w:val="en-AU"/>
            </w:rPr>
            <w:delText>ue</w:delText>
          </w:r>
        </w:del>
        <w:r w:rsidR="0098375E" w:rsidRPr="0098375E">
          <w:rPr>
            <w:rFonts w:ascii="Times New Roman" w:eastAsiaTheme="majorEastAsia" w:hAnsi="Times New Roman" w:cs="Times New Roman"/>
            <w:sz w:val="24"/>
            <w:szCs w:val="26"/>
            <w:lang w:val="en-AU"/>
          </w:rPr>
          <w:t xml:space="preserve"> image a(x, y), in a 2D continuous space through a sampling process. The process is often referred to as digiti</w:t>
        </w:r>
        <w:del w:id="670" w:author="Engr.Azaz" w:date="2020-11-07T21:47:00Z">
          <w:r w:rsidR="0098375E" w:rsidRPr="0098375E" w:rsidDel="00CF55BC">
            <w:rPr>
              <w:rFonts w:ascii="Times New Roman" w:eastAsiaTheme="majorEastAsia" w:hAnsi="Times New Roman" w:cs="Times New Roman"/>
              <w:sz w:val="24"/>
              <w:szCs w:val="26"/>
              <w:lang w:val="en-AU"/>
            </w:rPr>
            <w:delText>s</w:delText>
          </w:r>
        </w:del>
      </w:ins>
      <w:ins w:id="671" w:author="Engr.Azaz" w:date="2020-11-07T21:47:00Z">
        <w:r w:rsidR="00CF55BC">
          <w:rPr>
            <w:rFonts w:ascii="Times New Roman" w:eastAsiaTheme="majorEastAsia" w:hAnsi="Times New Roman" w:cs="Times New Roman"/>
            <w:sz w:val="24"/>
            <w:szCs w:val="26"/>
            <w:lang w:val="en-AU"/>
          </w:rPr>
          <w:t>z</w:t>
        </w:r>
      </w:ins>
      <w:ins w:id="672" w:author="Azaz Farooq" w:date="2020-11-06T17:08:00Z">
        <w:r w:rsidR="0098375E" w:rsidRPr="0098375E">
          <w:rPr>
            <w:rFonts w:ascii="Times New Roman" w:eastAsiaTheme="majorEastAsia" w:hAnsi="Times New Roman" w:cs="Times New Roman"/>
            <w:sz w:val="24"/>
            <w:szCs w:val="26"/>
            <w:lang w:val="en-AU"/>
          </w:rPr>
          <w:t>ation. The digiti</w:t>
        </w:r>
        <w:del w:id="673" w:author="Engr.Azaz" w:date="2020-11-07T21:47:00Z">
          <w:r w:rsidR="0098375E" w:rsidRPr="0098375E" w:rsidDel="00CF55BC">
            <w:rPr>
              <w:rFonts w:ascii="Times New Roman" w:eastAsiaTheme="majorEastAsia" w:hAnsi="Times New Roman" w:cs="Times New Roman"/>
              <w:sz w:val="24"/>
              <w:szCs w:val="26"/>
              <w:lang w:val="en-AU"/>
            </w:rPr>
            <w:delText>s</w:delText>
          </w:r>
        </w:del>
      </w:ins>
      <w:ins w:id="674" w:author="Engr.Azaz" w:date="2020-11-07T21:47:00Z">
        <w:r w:rsidR="00CF55BC">
          <w:rPr>
            <w:rFonts w:ascii="Times New Roman" w:eastAsiaTheme="majorEastAsia" w:hAnsi="Times New Roman" w:cs="Times New Roman"/>
            <w:sz w:val="24"/>
            <w:szCs w:val="26"/>
            <w:lang w:val="en-AU"/>
          </w:rPr>
          <w:t>z</w:t>
        </w:r>
      </w:ins>
      <w:ins w:id="675" w:author="Azaz Farooq" w:date="2020-11-06T17:08:00Z">
        <w:r w:rsidR="0098375E" w:rsidRPr="0098375E">
          <w:rPr>
            <w:rFonts w:ascii="Times New Roman" w:eastAsiaTheme="majorEastAsia" w:hAnsi="Times New Roman" w:cs="Times New Roman"/>
            <w:sz w:val="24"/>
            <w:szCs w:val="26"/>
            <w:lang w:val="en-AU"/>
          </w:rPr>
          <w:t xml:space="preserve">ation relates image data to </w:t>
        </w:r>
      </w:ins>
      <w:ins w:id="676" w:author="Engr.Azaz" w:date="2020-11-07T21:48:00Z">
        <w:r w:rsidR="00CF55BC">
          <w:rPr>
            <w:rFonts w:ascii="Times New Roman" w:eastAsiaTheme="majorEastAsia" w:hAnsi="Times New Roman" w:cs="Times New Roman"/>
            <w:sz w:val="24"/>
            <w:szCs w:val="26"/>
            <w:lang w:val="en-AU"/>
          </w:rPr>
          <w:t xml:space="preserve">the </w:t>
        </w:r>
      </w:ins>
      <w:ins w:id="677" w:author="Azaz Farooq" w:date="2020-11-06T17:08:00Z">
        <w:r w:rsidR="0098375E" w:rsidRPr="0098375E">
          <w:rPr>
            <w:rFonts w:ascii="Times New Roman" w:eastAsiaTheme="majorEastAsia" w:hAnsi="Times New Roman" w:cs="Times New Roman"/>
            <w:sz w:val="24"/>
            <w:szCs w:val="26"/>
            <w:lang w:val="en-AU"/>
          </w:rPr>
          <w:t xml:space="preserve">pixel location. The data sets used in this study consider one- and two-dimensional </w:t>
        </w:r>
        <w:proofErr w:type="spellStart"/>
        <w:r w:rsidR="0098375E" w:rsidRPr="0098375E">
          <w:rPr>
            <w:rFonts w:ascii="Times New Roman" w:eastAsiaTheme="majorEastAsia" w:hAnsi="Times New Roman" w:cs="Times New Roman"/>
            <w:sz w:val="24"/>
            <w:szCs w:val="26"/>
            <w:lang w:val="en-AU"/>
          </w:rPr>
          <w:t>analog</w:t>
        </w:r>
        <w:proofErr w:type="spellEnd"/>
        <w:del w:id="678" w:author="Engr.Azaz" w:date="2020-11-07T21:48:00Z">
          <w:r w:rsidR="0098375E" w:rsidRPr="0098375E" w:rsidDel="00CF55BC">
            <w:rPr>
              <w:rFonts w:ascii="Times New Roman" w:eastAsiaTheme="majorEastAsia" w:hAnsi="Times New Roman" w:cs="Times New Roman"/>
              <w:sz w:val="24"/>
              <w:szCs w:val="26"/>
              <w:lang w:val="en-AU"/>
            </w:rPr>
            <w:delText>ue</w:delText>
          </w:r>
        </w:del>
        <w:r w:rsidR="0098375E" w:rsidRPr="0098375E">
          <w:rPr>
            <w:rFonts w:ascii="Times New Roman" w:eastAsiaTheme="majorEastAsia" w:hAnsi="Times New Roman" w:cs="Times New Roman"/>
            <w:sz w:val="24"/>
            <w:szCs w:val="26"/>
            <w:lang w:val="en-AU"/>
          </w:rPr>
          <w:t xml:space="preserve"> information that is already pre-digiti</w:t>
        </w:r>
        <w:del w:id="679" w:author="Engr.Azaz" w:date="2020-11-07T21:48:00Z">
          <w:r w:rsidR="0098375E" w:rsidRPr="0098375E" w:rsidDel="00CF55BC">
            <w:rPr>
              <w:rFonts w:ascii="Times New Roman" w:eastAsiaTheme="majorEastAsia" w:hAnsi="Times New Roman" w:cs="Times New Roman"/>
              <w:sz w:val="24"/>
              <w:szCs w:val="26"/>
              <w:lang w:val="en-AU"/>
            </w:rPr>
            <w:delText>s</w:delText>
          </w:r>
        </w:del>
      </w:ins>
      <w:ins w:id="680" w:author="Engr.Azaz" w:date="2020-11-07T21:48:00Z">
        <w:r w:rsidR="00CF55BC">
          <w:rPr>
            <w:rFonts w:ascii="Times New Roman" w:eastAsiaTheme="majorEastAsia" w:hAnsi="Times New Roman" w:cs="Times New Roman"/>
            <w:sz w:val="24"/>
            <w:szCs w:val="26"/>
            <w:lang w:val="en-AU"/>
          </w:rPr>
          <w:t>z</w:t>
        </w:r>
      </w:ins>
      <w:ins w:id="681" w:author="Azaz Farooq" w:date="2020-11-06T17:08:00Z">
        <w:r w:rsidR="0098375E" w:rsidRPr="0098375E">
          <w:rPr>
            <w:rFonts w:ascii="Times New Roman" w:eastAsiaTheme="majorEastAsia" w:hAnsi="Times New Roman" w:cs="Times New Roman"/>
            <w:sz w:val="24"/>
            <w:szCs w:val="26"/>
            <w:lang w:val="en-AU"/>
          </w:rPr>
          <w:t>ed in text or image-based formats. </w:t>
        </w:r>
      </w:ins>
    </w:p>
    <w:p w14:paraId="2CEC7664" w14:textId="77777777" w:rsidR="00162213" w:rsidRPr="008E12F9" w:rsidRDefault="00162213">
      <w:pPr>
        <w:pStyle w:val="Heading2"/>
        <w:numPr>
          <w:ilvl w:val="2"/>
          <w:numId w:val="6"/>
        </w:numPr>
        <w:spacing w:line="360" w:lineRule="auto"/>
        <w:ind w:left="1440"/>
        <w:rPr>
          <w:ins w:id="682" w:author="Azaz Farooq" w:date="2020-11-06T17:10:00Z"/>
          <w:rStyle w:val="Heading2Char"/>
          <w:rFonts w:ascii="Times New Roman" w:eastAsiaTheme="minorHAnsi" w:hAnsi="Times New Roman" w:cs="Times New Roman"/>
          <w:color w:val="auto"/>
          <w:sz w:val="22"/>
          <w:szCs w:val="22"/>
          <w:rPrChange w:id="683" w:author="Azaz Farooq" w:date="2020-11-07T19:53:00Z">
            <w:rPr>
              <w:ins w:id="684" w:author="Azaz Farooq" w:date="2020-11-06T17:10:00Z"/>
              <w:rStyle w:val="Heading2Char"/>
            </w:rPr>
          </w:rPrChange>
        </w:rPr>
        <w:pPrChange w:id="685" w:author="Azaz Farooq" w:date="2020-11-07T18:08:00Z">
          <w:pPr>
            <w:numPr>
              <w:ilvl w:val="1"/>
              <w:numId w:val="2"/>
            </w:numPr>
            <w:ind w:left="1152" w:hanging="432"/>
          </w:pPr>
        </w:pPrChange>
      </w:pPr>
      <w:ins w:id="686" w:author="Azaz Farooq" w:date="2020-11-06T17:09:00Z">
        <w:r w:rsidRPr="008E12F9">
          <w:rPr>
            <w:rStyle w:val="Heading2Char"/>
            <w:rFonts w:ascii="Times New Roman" w:hAnsi="Times New Roman" w:cs="Times New Roman"/>
            <w:color w:val="auto"/>
            <w:rPrChange w:id="687" w:author="Azaz Farooq" w:date="2020-11-07T19:53:00Z">
              <w:rPr>
                <w:rFonts w:ascii="Times New Roman" w:hAnsi="Times New Roman" w:cs="Times New Roman"/>
              </w:rPr>
            </w:rPrChange>
          </w:rPr>
          <w:t>Time complexity</w:t>
        </w:r>
      </w:ins>
    </w:p>
    <w:p w14:paraId="0686AC27" w14:textId="3FC6A50B" w:rsidR="00751A30" w:rsidRPr="00023FC8" w:rsidRDefault="00781685">
      <w:pPr>
        <w:spacing w:after="0" w:line="360" w:lineRule="auto"/>
        <w:jc w:val="both"/>
        <w:rPr>
          <w:ins w:id="688" w:author="Azaz Farooq" w:date="2020-11-06T17:12:00Z"/>
          <w:rPrChange w:id="689" w:author="Azaz Farooq" w:date="2020-11-07T01:12:00Z">
            <w:rPr>
              <w:ins w:id="690" w:author="Azaz Farooq" w:date="2020-11-06T17:12:00Z"/>
              <w:rFonts w:ascii="Times New Roman" w:hAnsi="Times New Roman" w:cs="Times New Roman"/>
              <w:sz w:val="24"/>
              <w:szCs w:val="24"/>
            </w:rPr>
          </w:rPrChange>
        </w:rPr>
        <w:pPrChange w:id="691" w:author="Azaz Farooq" w:date="2020-11-07T19:40:00Z">
          <w:pPr>
            <w:numPr>
              <w:ilvl w:val="1"/>
              <w:numId w:val="2"/>
            </w:numPr>
            <w:ind w:left="1152" w:hanging="432"/>
          </w:pPr>
        </w:pPrChange>
      </w:pPr>
      <w:ins w:id="692" w:author="Azaz Farooq" w:date="2020-11-06T17:10:00Z">
        <w:r w:rsidRPr="00781685">
          <w:rPr>
            <w:rFonts w:ascii="Times New Roman" w:hAnsi="Times New Roman" w:cs="Times New Roman"/>
            <w:sz w:val="24"/>
            <w:rPrChange w:id="693" w:author="Azaz Farooq" w:date="2020-11-06T17:11:00Z">
              <w:rPr>
                <w:rFonts w:ascii="Times New Roman" w:hAnsi="Times New Roman" w:cs="Times New Roman"/>
              </w:rPr>
            </w:rPrChange>
          </w:rPr>
          <w:t>Direct calculation of NCC is computationally intensive and the time cost is proportional to the region size</w:t>
        </w:r>
      </w:ins>
      <w:ins w:id="694" w:author="Azaz Farooq" w:date="2020-11-07T01:13:00Z">
        <w:r w:rsidR="00714771">
          <w:rPr>
            <w:rFonts w:ascii="Times New Roman" w:hAnsi="Times New Roman" w:cs="Times New Roman"/>
            <w:sz w:val="24"/>
          </w:rPr>
          <w:t xml:space="preserve"> </w:t>
        </w:r>
      </w:ins>
      <w:ins w:id="695" w:author="Azaz Farooq" w:date="2020-11-07T01:15:00Z">
        <w:r w:rsidR="003F3A37">
          <w:rPr>
            <w:rFonts w:ascii="Times New Roman" w:hAnsi="Times New Roman" w:cs="Times New Roman"/>
            <w:sz w:val="24"/>
          </w:rPr>
          <w:t xml:space="preserve">  </w:t>
        </w:r>
      </w:ins>
      <w:ins w:id="696" w:author="Engr.Azaz" w:date="2020-11-07T23:00:00Z">
        <w:r w:rsidR="00453E2D" w:rsidRPr="00C43B52">
          <w:rPr>
            <w:rFonts w:ascii="Times New Roman" w:hAnsi="Times New Roman" w:cs="Times New Roman"/>
            <w:sz w:val="24"/>
          </w:rPr>
          <w:t>(</w:t>
        </w:r>
        <w:proofErr w:type="spellStart"/>
        <w:r w:rsidR="00453E2D" w:rsidRPr="00A94CC0">
          <w:rPr>
            <w:rFonts w:ascii="Times New Roman" w:hAnsi="Times New Roman" w:cs="Times New Roman"/>
            <w:noProof/>
            <w:sz w:val="24"/>
            <w:szCs w:val="24"/>
            <w:rPrChange w:id="697" w:author="Engr.Azaz" w:date="2020-11-08T00:18:00Z">
              <w:rPr>
                <w:noProof/>
              </w:rPr>
            </w:rPrChange>
          </w:rPr>
          <w:fldChar w:fldCharType="begin"/>
        </w:r>
        <w:r w:rsidR="00453E2D" w:rsidRPr="00A94CC0">
          <w:rPr>
            <w:rFonts w:ascii="Times New Roman" w:hAnsi="Times New Roman" w:cs="Times New Roman"/>
            <w:noProof/>
            <w:sz w:val="24"/>
            <w:szCs w:val="24"/>
            <w:rPrChange w:id="698" w:author="Engr.Azaz" w:date="2020-11-08T00:18:00Z">
              <w:rPr>
                <w:noProof/>
              </w:rPr>
            </w:rPrChange>
          </w:rPr>
          <w:instrText xml:space="preserve"> HYPERLINK \l "_ENREF_2" \o "Yoo, 2010 #273" </w:instrText>
        </w:r>
        <w:r w:rsidR="00453E2D" w:rsidRPr="00A94CC0">
          <w:rPr>
            <w:rFonts w:ascii="Times New Roman" w:hAnsi="Times New Roman" w:cs="Times New Roman"/>
            <w:noProof/>
            <w:sz w:val="24"/>
            <w:szCs w:val="24"/>
            <w:rPrChange w:id="699" w:author="Engr.Azaz" w:date="2020-11-08T00:18:00Z">
              <w:rPr>
                <w:noProof/>
              </w:rPr>
            </w:rPrChange>
          </w:rPr>
          <w:fldChar w:fldCharType="separate"/>
        </w:r>
        <w:r w:rsidR="00453E2D" w:rsidRPr="00A94CC0">
          <w:rPr>
            <w:rFonts w:ascii="Times New Roman" w:hAnsi="Times New Roman" w:cs="Times New Roman"/>
            <w:noProof/>
            <w:sz w:val="24"/>
            <w:szCs w:val="24"/>
            <w:rPrChange w:id="700" w:author="Engr.Azaz" w:date="2020-11-08T00:18:00Z">
              <w:rPr>
                <w:noProof/>
              </w:rPr>
            </w:rPrChange>
          </w:rPr>
          <w:t>Yoo</w:t>
        </w:r>
        <w:proofErr w:type="spellEnd"/>
        <w:r w:rsidR="00453E2D" w:rsidRPr="00A94CC0">
          <w:rPr>
            <w:rFonts w:ascii="Times New Roman" w:hAnsi="Times New Roman" w:cs="Times New Roman"/>
            <w:noProof/>
            <w:sz w:val="24"/>
            <w:szCs w:val="24"/>
            <w:rPrChange w:id="701" w:author="Engr.Azaz" w:date="2020-11-08T00:18:00Z">
              <w:rPr>
                <w:noProof/>
              </w:rPr>
            </w:rPrChange>
          </w:rPr>
          <w:t xml:space="preserve"> et al., 2010</w:t>
        </w:r>
        <w:r w:rsidR="00453E2D" w:rsidRPr="00A94CC0">
          <w:rPr>
            <w:rFonts w:ascii="Times New Roman" w:hAnsi="Times New Roman" w:cs="Times New Roman"/>
            <w:noProof/>
            <w:sz w:val="24"/>
            <w:szCs w:val="24"/>
            <w:rPrChange w:id="702" w:author="Engr.Azaz" w:date="2020-11-08T00:18:00Z">
              <w:rPr>
                <w:noProof/>
              </w:rPr>
            </w:rPrChange>
          </w:rPr>
          <w:fldChar w:fldCharType="end"/>
        </w:r>
        <w:r w:rsidR="00453E2D" w:rsidRPr="00A94CC0">
          <w:rPr>
            <w:rFonts w:ascii="Times New Roman" w:hAnsi="Times New Roman" w:cs="Times New Roman"/>
            <w:noProof/>
            <w:sz w:val="24"/>
            <w:szCs w:val="24"/>
            <w:rPrChange w:id="703" w:author="Engr.Azaz" w:date="2020-11-08T00:18:00Z">
              <w:rPr>
                <w:noProof/>
              </w:rPr>
            </w:rPrChange>
          </w:rPr>
          <w:t>)</w:t>
        </w:r>
      </w:ins>
      <w:ins w:id="704" w:author="Azaz Farooq" w:date="2020-11-07T01:16:00Z">
        <w:del w:id="705" w:author="Engr.Azaz" w:date="2020-11-07T22:59:00Z">
          <w:r w:rsidR="003D5535" w:rsidRPr="00C43B52" w:rsidDel="00142548">
            <w:rPr>
              <w:rPrChange w:id="706" w:author="Engr.Azaz" w:date="2020-11-08T00:10:00Z">
                <w:rPr/>
              </w:rPrChange>
            </w:rPr>
            <w:fldChar w:fldCharType="begin"/>
          </w:r>
        </w:del>
      </w:ins>
      <w:del w:id="707" w:author="Engr.Azaz" w:date="2020-11-07T22:59:00Z">
        <w:r w:rsidR="001B2255" w:rsidRPr="00C43B52" w:rsidDel="00142548">
          <w:delInstrText xml:space="preserve"> ADDIN EN.CITE &lt;EndNote&gt;&lt;Cite&gt;&lt;Author&gt;Yoo&lt;/Author&gt;&lt;Year&gt;2010&lt;/Year&gt;&lt;RecNum&gt;8&lt;/RecNum&gt;&lt;DisplayText&gt;(Yoo, Choi, &amp;amp; Choi, 2010)&lt;/DisplayText&gt;&lt;record&gt;&lt;rec-number&gt;8&lt;/rec-number&gt;&lt;foreign-keys&gt;&lt;key app="EN" db-id="st9pxrsxjdsptse9ezpvpevmw9fseftz05ve" timestamp="1604682700"&gt;8&lt;/key&gt;&lt;/foreign-keys&gt;&lt;ref-type name="Journal Article"&gt;17&lt;/ref-type&gt;&lt;contributors&gt;&lt;authors&gt;&lt;author&gt;Yoo, Jae-Chern&lt;/author&gt;&lt;author&gt;Choi, Byoung Deog&lt;/author&gt;&lt;author&gt;Choi, Hyoung-Kee&lt;/author&gt;&lt;/authors&gt;&lt;/contributors&gt;&lt;titles&gt;&lt;title&gt;1-D fast normalized cross-correlation using additions&lt;/title&gt;&lt;secondary-title&gt;Digital Signal Processing&lt;/secondary-title&gt;&lt;/titles&gt;&lt;periodical&gt;&lt;full-title&gt;Digital Signal Processing&lt;/full-title&gt;&lt;/periodical&gt;&lt;pages&gt;1482-1493&lt;/pages&gt;&lt;volume&gt;20&lt;/volume&gt;&lt;number&gt;5&lt;/number&gt;&lt;dates&gt;&lt;year&gt;2010&lt;/year&gt;&lt;/dates&gt;&lt;isbn&gt;1051-2004&lt;/isbn&gt;&lt;urls&gt;&lt;/urls&gt;&lt;/record&gt;&lt;/Cite&gt;&lt;/EndNote&gt;</w:delInstrText>
        </w:r>
      </w:del>
      <w:ins w:id="708" w:author="Azaz Farooq" w:date="2020-11-07T01:16:00Z">
        <w:del w:id="709" w:author="Engr.Azaz" w:date="2020-11-07T22:59:00Z">
          <w:r w:rsidR="003D5535" w:rsidRPr="00C43B52" w:rsidDel="00142548">
            <w:rPr>
              <w:rPrChange w:id="710" w:author="Engr.Azaz" w:date="2020-11-08T00:10:00Z">
                <w:rPr/>
              </w:rPrChange>
            </w:rPr>
            <w:fldChar w:fldCharType="separate"/>
          </w:r>
        </w:del>
      </w:ins>
      <w:del w:id="711" w:author="Engr.Azaz" w:date="2020-11-07T22:59:00Z">
        <w:r w:rsidR="001B2255" w:rsidRPr="00C43B52" w:rsidDel="00142548">
          <w:rPr>
            <w:noProof/>
          </w:rPr>
          <w:delText>(</w:delText>
        </w:r>
        <w:r w:rsidR="0039767D" w:rsidRPr="00C43B52" w:rsidDel="00142548">
          <w:rPr>
            <w:noProof/>
            <w:rPrChange w:id="712" w:author="Engr.Azaz" w:date="2020-11-08T00:10:00Z">
              <w:rPr>
                <w:noProof/>
              </w:rPr>
            </w:rPrChange>
          </w:rPr>
          <w:fldChar w:fldCharType="begin"/>
        </w:r>
        <w:r w:rsidR="0039767D" w:rsidRPr="00C43B52" w:rsidDel="00142548">
          <w:rPr>
            <w:noProof/>
          </w:rPr>
          <w:delInstrText xml:space="preserve"> HYPERLINK \l "_ENREF_6" \o "Yoo, 2010 #8" </w:delInstrText>
        </w:r>
        <w:r w:rsidR="0039767D" w:rsidRPr="00C43B52" w:rsidDel="00142548">
          <w:rPr>
            <w:noProof/>
            <w:rPrChange w:id="713" w:author="Engr.Azaz" w:date="2020-11-08T00:10:00Z">
              <w:rPr>
                <w:noProof/>
              </w:rPr>
            </w:rPrChange>
          </w:rPr>
          <w:fldChar w:fldCharType="separate"/>
        </w:r>
        <w:r w:rsidR="0039767D" w:rsidRPr="00C43B52" w:rsidDel="00142548">
          <w:rPr>
            <w:noProof/>
          </w:rPr>
          <w:delText>Yoo, Choi, &amp; Choi, 2010</w:delText>
        </w:r>
        <w:r w:rsidR="0039767D" w:rsidRPr="00C43B52" w:rsidDel="00142548">
          <w:rPr>
            <w:noProof/>
            <w:rPrChange w:id="714" w:author="Engr.Azaz" w:date="2020-11-08T00:10:00Z">
              <w:rPr>
                <w:noProof/>
              </w:rPr>
            </w:rPrChange>
          </w:rPr>
          <w:fldChar w:fldCharType="end"/>
        </w:r>
        <w:r w:rsidR="001B2255" w:rsidRPr="00C43B52" w:rsidDel="00142548">
          <w:rPr>
            <w:noProof/>
          </w:rPr>
          <w:delText>)</w:delText>
        </w:r>
      </w:del>
      <w:ins w:id="715" w:author="Azaz Farooq" w:date="2020-11-07T01:16:00Z">
        <w:del w:id="716" w:author="Engr.Azaz" w:date="2020-11-07T22:59:00Z">
          <w:r w:rsidR="003D5535" w:rsidRPr="00C43B52" w:rsidDel="00142548">
            <w:rPr>
              <w:rPrChange w:id="717" w:author="Engr.Azaz" w:date="2020-11-08T00:10:00Z">
                <w:rPr/>
              </w:rPrChange>
            </w:rPr>
            <w:fldChar w:fldCharType="end"/>
          </w:r>
        </w:del>
      </w:ins>
      <w:ins w:id="718" w:author="Azaz Farooq" w:date="2020-11-07T19:40:00Z">
        <w:r w:rsidR="00057945" w:rsidRPr="00C43B52">
          <w:t>.</w:t>
        </w:r>
      </w:ins>
      <w:del w:id="719" w:author="Azaz Farooq" w:date="2020-11-07T01:11:00Z">
        <w:r w:rsidR="00DE54FF" w:rsidRPr="00C43B52" w:rsidDel="00792DF4">
          <w:rPr>
            <w:rFonts w:ascii="Times New Roman" w:hAnsi="Times New Roman" w:cs="Times New Roman"/>
            <w:sz w:val="24"/>
            <w:rPrChange w:id="720" w:author="Engr.Azaz" w:date="2020-11-08T00:10:00Z">
              <w:rPr>
                <w:rFonts w:ascii="Times New Roman" w:hAnsi="Times New Roman" w:cs="Times New Roman"/>
                <w:sz w:val="24"/>
              </w:rPr>
            </w:rPrChange>
          </w:rPr>
          <w:fldChar w:fldCharType="begin"/>
        </w:r>
        <w:r w:rsidR="0015474F" w:rsidRPr="00C43B52" w:rsidDel="00792DF4">
          <w:rPr>
            <w:rFonts w:ascii="Times New Roman" w:hAnsi="Times New Roman" w:cs="Times New Roman"/>
            <w:sz w:val="24"/>
          </w:rPr>
          <w:delInstrText xml:space="preserve"> ADDIN EN.CITE &lt;EndNote&gt;&lt;Cite&gt;&lt;Author&gt;Yoo&lt;/Author&gt;&lt;Year&gt;2010&lt;/Year&gt;&lt;RecNum&gt;8&lt;/RecNum&gt;&lt;DisplayText&gt;(Yoo, Choi, &amp;amp; Choi, 2010)&lt;/DisplayText&gt;&lt;record&gt;&lt;rec-number&gt;8&lt;/rec-number&gt;&lt;foreign-keys&gt;&lt;key app="EN" db-id="st9pxrsxjdsptse9ezpvpevmw9fseftz05ve" timestamp="1604682700"&gt;8&lt;/key&gt;&lt;/foreign-keys&gt;&lt;ref-type name="Journal Article"&gt;17&lt;/ref-type&gt;&lt;contributors&gt;&lt;authors&gt;&lt;author&gt;Yoo, Jae-Chern&lt;/author&gt;&lt;author&gt;Choi, Byoung Deog&lt;/author&gt;&lt;author&gt;Choi, Hyoung-Kee&lt;/author&gt;&lt;/authors&gt;&lt;/contributors&gt;&lt;titles&gt;&lt;title&gt;1-D fast normalized cross-correlation using additions&lt;/title&gt;&lt;secondary-title&gt;Digital Signal Processing&lt;/secondary-title&gt;&lt;/titles&gt;&lt;periodical&gt;&lt;full-title&gt;Digital Signal Processing&lt;/full-title&gt;&lt;/periodical&gt;&lt;pages&gt;1482-1493&lt;/pages&gt;&lt;volume&gt;20&lt;/volume&gt;&lt;number&gt;5&lt;/number&gt;&lt;dates&gt;&lt;year&gt;2010&lt;/year&gt;&lt;/dates&gt;&lt;isbn&gt;1051-2004&lt;/isbn&gt;&lt;urls&gt;&lt;/urls&gt;&lt;/record&gt;&lt;/Cite&gt;&lt;/EndNote&gt;</w:delInstrText>
        </w:r>
        <w:r w:rsidR="00DE54FF" w:rsidRPr="00C43B52" w:rsidDel="00792DF4">
          <w:rPr>
            <w:rFonts w:ascii="Times New Roman" w:hAnsi="Times New Roman" w:cs="Times New Roman"/>
            <w:sz w:val="24"/>
            <w:rPrChange w:id="721" w:author="Engr.Azaz" w:date="2020-11-08T00:10:00Z">
              <w:rPr>
                <w:rFonts w:ascii="Times New Roman" w:hAnsi="Times New Roman" w:cs="Times New Roman"/>
                <w:sz w:val="24"/>
              </w:rPr>
            </w:rPrChange>
          </w:rPr>
          <w:fldChar w:fldCharType="separate"/>
        </w:r>
        <w:r w:rsidR="0015474F" w:rsidRPr="00C43B52" w:rsidDel="00792DF4">
          <w:rPr>
            <w:rFonts w:ascii="Times New Roman" w:hAnsi="Times New Roman" w:cs="Times New Roman"/>
            <w:noProof/>
            <w:sz w:val="24"/>
          </w:rPr>
          <w:delText>(</w:delText>
        </w:r>
        <w:r w:rsidR="00D82ACD" w:rsidRPr="00C43B52" w:rsidDel="00792DF4">
          <w:rPr>
            <w:rFonts w:ascii="Times New Roman" w:hAnsi="Times New Roman" w:cs="Times New Roman"/>
            <w:noProof/>
            <w:sz w:val="24"/>
            <w:rPrChange w:id="722" w:author="Engr.Azaz" w:date="2020-11-08T00:10:00Z">
              <w:rPr>
                <w:rFonts w:ascii="Times New Roman" w:hAnsi="Times New Roman" w:cs="Times New Roman"/>
                <w:noProof/>
                <w:sz w:val="24"/>
              </w:rPr>
            </w:rPrChange>
          </w:rPr>
          <w:fldChar w:fldCharType="begin"/>
        </w:r>
        <w:r w:rsidR="00D82ACD" w:rsidRPr="00C43B52" w:rsidDel="00792DF4">
          <w:rPr>
            <w:rFonts w:ascii="Times New Roman" w:hAnsi="Times New Roman" w:cs="Times New Roman"/>
            <w:noProof/>
            <w:sz w:val="24"/>
          </w:rPr>
          <w:delInstrText xml:space="preserve"> HYPERLINK \l "_ENREF_5" \o "Yoo, 2010 #8" </w:delInstrText>
        </w:r>
        <w:r w:rsidR="00D82ACD" w:rsidRPr="00C43B52" w:rsidDel="00792DF4">
          <w:rPr>
            <w:rFonts w:ascii="Times New Roman" w:hAnsi="Times New Roman" w:cs="Times New Roman"/>
            <w:noProof/>
            <w:sz w:val="24"/>
            <w:rPrChange w:id="723" w:author="Engr.Azaz" w:date="2020-11-08T00:10:00Z">
              <w:rPr>
                <w:rFonts w:ascii="Times New Roman" w:hAnsi="Times New Roman" w:cs="Times New Roman"/>
                <w:noProof/>
                <w:sz w:val="24"/>
              </w:rPr>
            </w:rPrChange>
          </w:rPr>
          <w:fldChar w:fldCharType="separate"/>
        </w:r>
        <w:r w:rsidR="00D82ACD" w:rsidRPr="00C43B52" w:rsidDel="00792DF4">
          <w:rPr>
            <w:rFonts w:ascii="Times New Roman" w:hAnsi="Times New Roman" w:cs="Times New Roman"/>
            <w:noProof/>
            <w:sz w:val="24"/>
          </w:rPr>
          <w:delText>Yoo, Choi, &amp; Choi, 2010</w:delText>
        </w:r>
        <w:r w:rsidR="00D82ACD" w:rsidRPr="00C43B52" w:rsidDel="00792DF4">
          <w:rPr>
            <w:rFonts w:ascii="Times New Roman" w:hAnsi="Times New Roman" w:cs="Times New Roman"/>
            <w:noProof/>
            <w:sz w:val="24"/>
            <w:rPrChange w:id="724" w:author="Engr.Azaz" w:date="2020-11-08T00:10:00Z">
              <w:rPr>
                <w:rFonts w:ascii="Times New Roman" w:hAnsi="Times New Roman" w:cs="Times New Roman"/>
                <w:noProof/>
                <w:sz w:val="24"/>
              </w:rPr>
            </w:rPrChange>
          </w:rPr>
          <w:fldChar w:fldCharType="end"/>
        </w:r>
        <w:r w:rsidR="0015474F" w:rsidRPr="00C43B52" w:rsidDel="00792DF4">
          <w:rPr>
            <w:rFonts w:ascii="Times New Roman" w:hAnsi="Times New Roman" w:cs="Times New Roman"/>
            <w:noProof/>
            <w:sz w:val="24"/>
          </w:rPr>
          <w:delText>)</w:delText>
        </w:r>
        <w:r w:rsidR="00DE54FF" w:rsidRPr="00C43B52" w:rsidDel="00792DF4">
          <w:rPr>
            <w:rFonts w:ascii="Times New Roman" w:hAnsi="Times New Roman" w:cs="Times New Roman"/>
            <w:sz w:val="24"/>
            <w:rPrChange w:id="725" w:author="Engr.Azaz" w:date="2020-11-08T00:10:00Z">
              <w:rPr>
                <w:rFonts w:ascii="Times New Roman" w:hAnsi="Times New Roman" w:cs="Times New Roman"/>
                <w:sz w:val="24"/>
              </w:rPr>
            </w:rPrChange>
          </w:rPr>
          <w:fldChar w:fldCharType="end"/>
        </w:r>
      </w:del>
      <w:ins w:id="726" w:author="Azaz Farooq" w:date="2020-11-06T17:10:00Z">
        <w:r w:rsidR="000D5520">
          <w:rPr>
            <w:rFonts w:ascii="Times New Roman" w:hAnsi="Times New Roman" w:cs="Times New Roman"/>
            <w:sz w:val="24"/>
          </w:rPr>
          <w:t xml:space="preserve"> </w:t>
        </w:r>
        <w:r w:rsidRPr="00781685">
          <w:rPr>
            <w:rFonts w:ascii="Times New Roman" w:hAnsi="Times New Roman" w:cs="Times New Roman"/>
            <w:sz w:val="24"/>
            <w:rPrChange w:id="727" w:author="Azaz Farooq" w:date="2020-11-06T17:11:00Z">
              <w:rPr>
                <w:rFonts w:ascii="Times New Roman" w:hAnsi="Times New Roman" w:cs="Times New Roman"/>
              </w:rPr>
            </w:rPrChange>
          </w:rPr>
          <w:t xml:space="preserve">Assuming the average size of the matching regions is R, the computational complexity to match two images with </w:t>
        </w:r>
      </w:ins>
      <w:ins w:id="728" w:author="Engr.Azaz" w:date="2020-11-07T21:48:00Z">
        <w:r w:rsidR="00CF55BC">
          <w:rPr>
            <w:rFonts w:ascii="Times New Roman" w:hAnsi="Times New Roman" w:cs="Times New Roman"/>
            <w:sz w:val="24"/>
          </w:rPr>
          <w:t xml:space="preserve">an </w:t>
        </w:r>
      </w:ins>
      <w:ins w:id="729" w:author="Azaz Farooq" w:date="2020-11-06T17:10:00Z">
        <w:r w:rsidRPr="00781685">
          <w:rPr>
            <w:rFonts w:ascii="Times New Roman" w:hAnsi="Times New Roman" w:cs="Times New Roman"/>
            <w:sz w:val="24"/>
            <w:rPrChange w:id="730" w:author="Azaz Farooq" w:date="2020-11-06T17:11:00Z">
              <w:rPr>
                <w:rFonts w:ascii="Times New Roman" w:hAnsi="Times New Roman" w:cs="Times New Roman"/>
              </w:rPr>
            </w:rPrChange>
          </w:rPr>
          <w:t>image size of M and disparity range of D is O</w:t>
        </w:r>
      </w:ins>
      <w:ins w:id="731" w:author="Azaz Farooq" w:date="2020-11-07T19:40:00Z">
        <w:r w:rsidR="009E34FA">
          <w:rPr>
            <w:rFonts w:ascii="Times New Roman" w:hAnsi="Times New Roman" w:cs="Times New Roman"/>
            <w:sz w:val="24"/>
          </w:rPr>
          <w:t xml:space="preserve"> </w:t>
        </w:r>
      </w:ins>
      <w:ins w:id="732" w:author="Azaz Farooq" w:date="2020-11-06T17:10:00Z">
        <w:r w:rsidRPr="00781685">
          <w:rPr>
            <w:rFonts w:ascii="Times New Roman" w:hAnsi="Times New Roman" w:cs="Times New Roman"/>
            <w:sz w:val="24"/>
            <w:rPrChange w:id="733" w:author="Azaz Farooq" w:date="2020-11-06T17:11:00Z">
              <w:rPr>
                <w:rFonts w:ascii="Times New Roman" w:hAnsi="Times New Roman" w:cs="Times New Roman"/>
              </w:rPr>
            </w:rPrChange>
          </w:rPr>
          <w:t xml:space="preserve">(M ×R× D). Since M, R and D are usually large. Since stereo matching usually needs to match each </w:t>
        </w:r>
        <w:r w:rsidRPr="00781685">
          <w:rPr>
            <w:rFonts w:ascii="Times New Roman" w:hAnsi="Times New Roman" w:cs="Times New Roman"/>
            <w:sz w:val="24"/>
            <w:szCs w:val="24"/>
            <w:rPrChange w:id="734" w:author="Azaz Farooq" w:date="2020-11-06T17:11:00Z">
              <w:rPr>
                <w:rFonts w:ascii="Times New Roman" w:hAnsi="Times New Roman" w:cs="Times New Roman"/>
              </w:rPr>
            </w:rPrChange>
          </w:rPr>
          <w:t xml:space="preserve">pixel across a disparity space for a whole image, the computational efficiency of the </w:t>
        </w:r>
      </w:ins>
      <w:ins w:id="735" w:author="Azaz Farooq" w:date="2020-11-06T17:12:00Z">
        <w:r w:rsidR="00B325CE" w:rsidRPr="005A1EA5">
          <w:rPr>
            <w:rFonts w:ascii="Times New Roman" w:hAnsi="Times New Roman" w:cs="Times New Roman"/>
            <w:sz w:val="24"/>
            <w:szCs w:val="24"/>
          </w:rPr>
          <w:t>pixel</w:t>
        </w:r>
        <w:del w:id="736" w:author="Engr.Azaz" w:date="2020-11-07T21:48:00Z">
          <w:r w:rsidR="00B325CE" w:rsidRPr="005A1EA5" w:rsidDel="00CF55BC">
            <w:rPr>
              <w:rFonts w:ascii="Times New Roman" w:hAnsi="Times New Roman" w:cs="Times New Roman"/>
              <w:sz w:val="24"/>
              <w:szCs w:val="24"/>
            </w:rPr>
            <w:delText xml:space="preserve"> </w:delText>
          </w:r>
        </w:del>
      </w:ins>
      <w:ins w:id="737" w:author="Engr.Azaz" w:date="2020-11-07T21:48:00Z">
        <w:r w:rsidR="00CF55BC">
          <w:rPr>
            <w:rFonts w:ascii="Times New Roman" w:hAnsi="Times New Roman" w:cs="Times New Roman"/>
            <w:sz w:val="24"/>
            <w:szCs w:val="24"/>
          </w:rPr>
          <w:t>-</w:t>
        </w:r>
      </w:ins>
      <w:ins w:id="738" w:author="Azaz Farooq" w:date="2020-11-06T17:12:00Z">
        <w:r w:rsidR="00B325CE" w:rsidRPr="005A1EA5">
          <w:rPr>
            <w:rFonts w:ascii="Times New Roman" w:hAnsi="Times New Roman" w:cs="Times New Roman"/>
            <w:sz w:val="24"/>
            <w:szCs w:val="24"/>
          </w:rPr>
          <w:t>wise</w:t>
        </w:r>
      </w:ins>
      <w:ins w:id="739" w:author="Azaz Farooq" w:date="2020-11-06T17:10:00Z">
        <w:r w:rsidRPr="00781685">
          <w:rPr>
            <w:rFonts w:ascii="Times New Roman" w:hAnsi="Times New Roman" w:cs="Times New Roman"/>
            <w:sz w:val="24"/>
            <w:szCs w:val="24"/>
            <w:rPrChange w:id="740" w:author="Azaz Farooq" w:date="2020-11-06T17:11:00Z">
              <w:rPr>
                <w:rFonts w:ascii="Times New Roman" w:hAnsi="Times New Roman" w:cs="Times New Roman"/>
              </w:rPr>
            </w:rPrChange>
          </w:rPr>
          <w:t xml:space="preserve"> similarity is necessary for a fast depth determination.</w:t>
        </w:r>
      </w:ins>
    </w:p>
    <w:p w14:paraId="77871521" w14:textId="77777777" w:rsidR="00405930" w:rsidRPr="000C3724" w:rsidRDefault="00BE6B0C">
      <w:pPr>
        <w:pStyle w:val="Heading3"/>
        <w:spacing w:line="360" w:lineRule="auto"/>
        <w:ind w:left="720"/>
        <w:rPr>
          <w:ins w:id="741" w:author="Azaz Farooq" w:date="2020-11-06T17:12:00Z"/>
          <w:rFonts w:ascii="Times New Roman" w:hAnsi="Times New Roman" w:cs="Times New Roman"/>
          <w:rPrChange w:id="742" w:author="Azaz Farooq" w:date="2020-11-07T19:54:00Z">
            <w:rPr>
              <w:ins w:id="743" w:author="Azaz Farooq" w:date="2020-11-06T17:12:00Z"/>
            </w:rPr>
          </w:rPrChange>
        </w:rPr>
        <w:pPrChange w:id="744" w:author="Azaz Farooq" w:date="2020-11-07T18:08:00Z">
          <w:pPr>
            <w:numPr>
              <w:ilvl w:val="2"/>
              <w:numId w:val="2"/>
            </w:numPr>
            <w:ind w:left="1584" w:hanging="504"/>
          </w:pPr>
        </w:pPrChange>
      </w:pPr>
      <w:ins w:id="745" w:author="Azaz Farooq" w:date="2020-11-06T17:24:00Z">
        <w:r w:rsidRPr="000C3724">
          <w:rPr>
            <w:rFonts w:ascii="Times New Roman" w:hAnsi="Times New Roman" w:cs="Times New Roman"/>
            <w:color w:val="auto"/>
            <w:rPrChange w:id="746" w:author="Azaz Farooq" w:date="2020-11-07T19:54:00Z">
              <w:rPr/>
            </w:rPrChange>
          </w:rPr>
          <w:t>2.3.2.1</w:t>
        </w:r>
        <w:r w:rsidR="003859C6" w:rsidRPr="000C3724">
          <w:rPr>
            <w:rFonts w:ascii="Times New Roman" w:hAnsi="Times New Roman" w:cs="Times New Roman"/>
            <w:color w:val="auto"/>
            <w:rPrChange w:id="747" w:author="Azaz Farooq" w:date="2020-11-07T19:54:00Z">
              <w:rPr/>
            </w:rPrChange>
          </w:rPr>
          <w:t xml:space="preserve"> </w:t>
        </w:r>
      </w:ins>
      <w:ins w:id="748" w:author="Azaz Farooq" w:date="2020-11-06T17:12:00Z">
        <w:r w:rsidR="00405930" w:rsidRPr="000C3724">
          <w:rPr>
            <w:rFonts w:ascii="Times New Roman" w:hAnsi="Times New Roman" w:cs="Times New Roman"/>
            <w:color w:val="auto"/>
            <w:rPrChange w:id="749" w:author="Azaz Farooq" w:date="2020-11-07T19:54:00Z">
              <w:rPr/>
            </w:rPrChange>
          </w:rPr>
          <w:t>Spatial</w:t>
        </w:r>
      </w:ins>
    </w:p>
    <w:p w14:paraId="14427F56" w14:textId="5B06D160" w:rsidR="00C471B5" w:rsidRDefault="00040F53">
      <w:pPr>
        <w:spacing w:line="360" w:lineRule="auto"/>
        <w:jc w:val="both"/>
        <w:rPr>
          <w:ins w:id="750" w:author="Azaz Farooq" w:date="2020-11-06T17:15:00Z"/>
          <w:rFonts w:ascii="Times New Roman" w:hAnsi="Times New Roman" w:cs="Times New Roman"/>
          <w:sz w:val="24"/>
        </w:rPr>
        <w:pPrChange w:id="751" w:author="Azaz Farooq" w:date="2020-11-07T18:08:00Z">
          <w:pPr>
            <w:numPr>
              <w:ilvl w:val="2"/>
              <w:numId w:val="2"/>
            </w:numPr>
            <w:ind w:left="1584" w:hanging="504"/>
          </w:pPr>
        </w:pPrChange>
      </w:pPr>
      <w:ins w:id="752" w:author="Azaz Farooq" w:date="2020-11-06T17:13:00Z">
        <w:r w:rsidRPr="00040F53">
          <w:rPr>
            <w:rFonts w:ascii="Times New Roman" w:hAnsi="Times New Roman" w:cs="Times New Roman"/>
            <w:sz w:val="24"/>
            <w:rPrChange w:id="753" w:author="Azaz Farooq" w:date="2020-11-06T17:13:00Z">
              <w:rPr/>
            </w:rPrChange>
          </w:rPr>
          <w:t>The s</w:t>
        </w:r>
        <w:r w:rsidR="00907E45">
          <w:rPr>
            <w:rFonts w:ascii="Times New Roman" w:hAnsi="Times New Roman" w:cs="Times New Roman"/>
            <w:sz w:val="24"/>
          </w:rPr>
          <w:t>patial cross-correlation method</w:t>
        </w:r>
        <w:r w:rsidRPr="00040F53">
          <w:rPr>
            <w:rFonts w:ascii="Times New Roman" w:hAnsi="Times New Roman" w:cs="Times New Roman"/>
            <w:sz w:val="24"/>
            <w:rPrChange w:id="754" w:author="Azaz Farooq" w:date="2020-11-06T17:13:00Z">
              <w:rPr/>
            </w:rPrChange>
          </w:rPr>
          <w:t xml:space="preserve"> considered in this project </w:t>
        </w:r>
      </w:ins>
      <w:ins w:id="755" w:author="Azaz Farooq" w:date="2020-11-06T17:15:00Z">
        <w:r w:rsidR="009708F9" w:rsidRPr="005A1EA5">
          <w:rPr>
            <w:rFonts w:ascii="Times New Roman" w:hAnsi="Times New Roman" w:cs="Times New Roman"/>
            <w:sz w:val="24"/>
          </w:rPr>
          <w:t>utilizes</w:t>
        </w:r>
      </w:ins>
      <w:ins w:id="756" w:author="Azaz Farooq" w:date="2020-11-06T17:13:00Z">
        <w:r w:rsidRPr="00040F53">
          <w:rPr>
            <w:rFonts w:ascii="Times New Roman" w:hAnsi="Times New Roman" w:cs="Times New Roman"/>
            <w:sz w:val="24"/>
            <w:rPrChange w:id="757" w:author="Azaz Farooq" w:date="2020-11-06T17:13:00Z">
              <w:rPr/>
            </w:rPrChange>
          </w:rPr>
          <w:t xml:space="preserve"> convolution to relate the elements of the two compared data sets. The computational complexity for a</w:t>
        </w:r>
      </w:ins>
      <w:ins w:id="758" w:author="Engr.Azaz" w:date="2020-11-07T21:48:00Z">
        <w:r w:rsidR="00CF55BC">
          <w:rPr>
            <w:rFonts w:ascii="Times New Roman" w:hAnsi="Times New Roman" w:cs="Times New Roman"/>
            <w:sz w:val="24"/>
          </w:rPr>
          <w:t>n</w:t>
        </w:r>
      </w:ins>
      <w:ins w:id="759" w:author="Azaz Farooq" w:date="2020-11-06T17:13:00Z">
        <w:r w:rsidRPr="00040F53">
          <w:rPr>
            <w:rFonts w:ascii="Times New Roman" w:hAnsi="Times New Roman" w:cs="Times New Roman"/>
            <w:sz w:val="24"/>
            <w:rPrChange w:id="760" w:author="Azaz Farooq" w:date="2020-11-06T17:13:00Z">
              <w:rPr/>
            </w:rPrChange>
          </w:rPr>
          <w:t xml:space="preserve"> N×M convolution kernel implemented in the spatial domain on an image of N × M is O</w:t>
        </w:r>
      </w:ins>
      <w:ins w:id="761" w:author="Azaz Farooq" w:date="2020-11-07T19:41:00Z">
        <w:r w:rsidR="00F20FC6">
          <w:rPr>
            <w:rFonts w:ascii="Times New Roman" w:hAnsi="Times New Roman" w:cs="Times New Roman"/>
            <w:sz w:val="24"/>
          </w:rPr>
          <w:t xml:space="preserve"> </w:t>
        </w:r>
      </w:ins>
      <w:ins w:id="762" w:author="Azaz Farooq" w:date="2020-11-06T17:13:00Z">
        <w:r w:rsidRPr="00040F53">
          <w:rPr>
            <w:rFonts w:ascii="Times New Roman" w:hAnsi="Times New Roman" w:cs="Times New Roman"/>
            <w:sz w:val="24"/>
            <w:rPrChange w:id="763" w:author="Azaz Farooq" w:date="2020-11-06T17:13:00Z">
              <w:rPr/>
            </w:rPrChange>
          </w:rPr>
          <w:t xml:space="preserve">(N2) where the complexity is measured per pixel </w:t>
        </w:r>
        <w:del w:id="764" w:author="Engr.Azaz" w:date="2020-11-07T21:48:00Z">
          <w:r w:rsidRPr="00040F53" w:rsidDel="00CF55BC">
            <w:rPr>
              <w:rFonts w:ascii="Times New Roman" w:hAnsi="Times New Roman" w:cs="Times New Roman"/>
              <w:sz w:val="24"/>
              <w:rPrChange w:id="765" w:author="Azaz Farooq" w:date="2020-11-06T17:13:00Z">
                <w:rPr/>
              </w:rPrChange>
            </w:rPr>
            <w:delText>on the basis of</w:delText>
          </w:r>
        </w:del>
      </w:ins>
      <w:ins w:id="766" w:author="Engr.Azaz" w:date="2020-11-07T21:48:00Z">
        <w:r w:rsidR="00CF55BC">
          <w:rPr>
            <w:rFonts w:ascii="Times New Roman" w:hAnsi="Times New Roman" w:cs="Times New Roman"/>
            <w:sz w:val="24"/>
          </w:rPr>
          <w:t>based on</w:t>
        </w:r>
      </w:ins>
      <w:ins w:id="767" w:author="Azaz Farooq" w:date="2020-11-06T17:13:00Z">
        <w:r w:rsidRPr="00040F53">
          <w:rPr>
            <w:rFonts w:ascii="Times New Roman" w:hAnsi="Times New Roman" w:cs="Times New Roman"/>
            <w:sz w:val="24"/>
            <w:rPrChange w:id="768" w:author="Azaz Farooq" w:date="2020-11-06T17:13:00Z">
              <w:rPr/>
            </w:rPrChange>
          </w:rPr>
          <w:t xml:space="preserve"> t</w:t>
        </w:r>
        <w:r w:rsidR="0000411A">
          <w:rPr>
            <w:rFonts w:ascii="Times New Roman" w:hAnsi="Times New Roman" w:cs="Times New Roman"/>
            <w:sz w:val="24"/>
          </w:rPr>
          <w:t>he number of multiplies-and-additions</w:t>
        </w:r>
      </w:ins>
      <w:ins w:id="769" w:author="Azaz Farooq" w:date="2020-11-07T19:41:00Z">
        <w:del w:id="770" w:author="Engr.Azaz" w:date="2020-11-07T23:16:00Z">
          <w:r w:rsidR="00A14EC9" w:rsidDel="00D90C89">
            <w:rPr>
              <w:rFonts w:ascii="Times New Roman" w:hAnsi="Times New Roman" w:cs="Times New Roman"/>
              <w:sz w:val="24"/>
            </w:rPr>
            <w:delText xml:space="preserve"> </w:delText>
          </w:r>
        </w:del>
      </w:ins>
      <w:ins w:id="771" w:author="Azaz Farooq" w:date="2020-11-06T17:13:00Z">
        <w:del w:id="772" w:author="Engr.Azaz" w:date="2020-11-07T23:16:00Z">
          <w:r w:rsidRPr="00040F53" w:rsidDel="00D90C89">
            <w:rPr>
              <w:rFonts w:ascii="Times New Roman" w:hAnsi="Times New Roman" w:cs="Times New Roman"/>
              <w:sz w:val="24"/>
              <w:rPrChange w:id="773" w:author="Azaz Farooq" w:date="2020-11-06T17:13:00Z">
                <w:rPr/>
              </w:rPrChange>
            </w:rPr>
            <w:delText>(</w:delText>
          </w:r>
          <w:r w:rsidRPr="00715A25" w:rsidDel="00D90C89">
            <w:rPr>
              <w:rFonts w:ascii="Times New Roman" w:hAnsi="Times New Roman" w:cs="Times New Roman"/>
              <w:color w:val="FF0000"/>
              <w:sz w:val="24"/>
              <w:rPrChange w:id="774" w:author="Azaz Farooq" w:date="2020-11-06T22:15:00Z">
                <w:rPr/>
              </w:rPrChange>
            </w:rPr>
            <w:delText>reference).</w:delText>
          </w:r>
        </w:del>
      </w:ins>
    </w:p>
    <w:p w14:paraId="561BD2E5" w14:textId="77777777" w:rsidR="00747C45" w:rsidRPr="00175968" w:rsidRDefault="004B733D">
      <w:pPr>
        <w:pStyle w:val="Heading3"/>
        <w:spacing w:line="360" w:lineRule="auto"/>
        <w:ind w:left="720"/>
        <w:rPr>
          <w:ins w:id="775" w:author="Azaz Farooq" w:date="2020-11-06T17:15:00Z"/>
          <w:rFonts w:ascii="Times New Roman" w:hAnsi="Times New Roman" w:cs="Times New Roman"/>
          <w:rPrChange w:id="776" w:author="Azaz Farooq" w:date="2020-11-07T19:54:00Z">
            <w:rPr>
              <w:ins w:id="777" w:author="Azaz Farooq" w:date="2020-11-06T17:15:00Z"/>
            </w:rPr>
          </w:rPrChange>
        </w:rPr>
        <w:pPrChange w:id="778" w:author="Azaz Farooq" w:date="2020-11-07T18:08:00Z">
          <w:pPr>
            <w:numPr>
              <w:ilvl w:val="2"/>
              <w:numId w:val="2"/>
            </w:numPr>
            <w:ind w:left="1584" w:hanging="504"/>
          </w:pPr>
        </w:pPrChange>
      </w:pPr>
      <w:ins w:id="779" w:author="Azaz Farooq" w:date="2020-11-06T17:15:00Z">
        <w:r w:rsidRPr="00175968">
          <w:rPr>
            <w:rFonts w:ascii="Times New Roman" w:hAnsi="Times New Roman" w:cs="Times New Roman"/>
            <w:color w:val="auto"/>
            <w:rPrChange w:id="780" w:author="Azaz Farooq" w:date="2020-11-07T19:54:00Z">
              <w:rPr/>
            </w:rPrChange>
          </w:rPr>
          <w:lastRenderedPageBreak/>
          <w:t>2.3.</w:t>
        </w:r>
      </w:ins>
      <w:ins w:id="781" w:author="Azaz Farooq" w:date="2020-11-06T17:25:00Z">
        <w:r w:rsidRPr="00175968">
          <w:rPr>
            <w:rFonts w:ascii="Times New Roman" w:hAnsi="Times New Roman" w:cs="Times New Roman"/>
            <w:color w:val="auto"/>
            <w:rPrChange w:id="782" w:author="Azaz Farooq" w:date="2020-11-07T19:54:00Z">
              <w:rPr/>
            </w:rPrChange>
          </w:rPr>
          <w:t>2.2</w:t>
        </w:r>
      </w:ins>
      <w:ins w:id="783" w:author="Azaz Farooq" w:date="2020-11-06T17:15:00Z">
        <w:r w:rsidR="00747C45" w:rsidRPr="00175968">
          <w:rPr>
            <w:rFonts w:ascii="Times New Roman" w:hAnsi="Times New Roman" w:cs="Times New Roman"/>
            <w:color w:val="auto"/>
            <w:rPrChange w:id="784" w:author="Azaz Farooq" w:date="2020-11-07T19:54:00Z">
              <w:rPr/>
            </w:rPrChange>
          </w:rPr>
          <w:t xml:space="preserve"> Spectral</w:t>
        </w:r>
      </w:ins>
    </w:p>
    <w:p w14:paraId="04766E11" w14:textId="672AB683" w:rsidR="009B3A80" w:rsidRDefault="00E36CE1">
      <w:pPr>
        <w:spacing w:line="360" w:lineRule="auto"/>
        <w:jc w:val="both"/>
        <w:rPr>
          <w:ins w:id="785" w:author="Azaz Farooq" w:date="2020-11-06T17:18:00Z"/>
          <w:rFonts w:ascii="Times New Roman" w:hAnsi="Times New Roman" w:cs="Times New Roman"/>
          <w:sz w:val="24"/>
          <w:lang w:val="en-AU"/>
        </w:rPr>
        <w:pPrChange w:id="786" w:author="Azaz Farooq" w:date="2020-11-07T18:08:00Z">
          <w:pPr>
            <w:numPr>
              <w:ilvl w:val="2"/>
              <w:numId w:val="2"/>
            </w:numPr>
            <w:ind w:left="1584" w:hanging="504"/>
          </w:pPr>
        </w:pPrChange>
      </w:pPr>
      <w:ins w:id="787" w:author="Azaz Farooq" w:date="2020-11-06T17:16:00Z">
        <w:r w:rsidRPr="00E36CE1">
          <w:rPr>
            <w:rFonts w:ascii="Times New Roman" w:hAnsi="Times New Roman" w:cs="Times New Roman"/>
            <w:sz w:val="24"/>
            <w:lang w:val="en-AU"/>
            <w:rPrChange w:id="788" w:author="Azaz Farooq" w:date="2020-11-06T17:16:00Z">
              <w:rPr>
                <w:lang w:val="en-AU"/>
              </w:rPr>
            </w:rPrChange>
          </w:rPr>
          <w:t xml:space="preserve">The time upper bound time complexity and operation counts </w:t>
        </w:r>
        <w:del w:id="789" w:author="Engr.Azaz" w:date="2020-11-07T21:48:00Z">
          <w:r w:rsidRPr="00E36CE1" w:rsidDel="00CF55BC">
            <w:rPr>
              <w:rFonts w:ascii="Times New Roman" w:hAnsi="Times New Roman" w:cs="Times New Roman"/>
              <w:sz w:val="24"/>
              <w:lang w:val="en-AU"/>
              <w:rPrChange w:id="790" w:author="Azaz Farooq" w:date="2020-11-06T17:16:00Z">
                <w:rPr>
                  <w:lang w:val="en-AU"/>
                </w:rPr>
              </w:rPrChange>
            </w:rPr>
            <w:delText>is</w:delText>
          </w:r>
        </w:del>
      </w:ins>
      <w:ins w:id="791" w:author="Engr.Azaz" w:date="2020-11-07T21:48:00Z">
        <w:r w:rsidR="00CF55BC">
          <w:rPr>
            <w:rFonts w:ascii="Times New Roman" w:hAnsi="Times New Roman" w:cs="Times New Roman"/>
            <w:sz w:val="24"/>
            <w:lang w:val="en-AU"/>
          </w:rPr>
          <w:t>are</w:t>
        </w:r>
      </w:ins>
      <w:ins w:id="792" w:author="Azaz Farooq" w:date="2020-11-06T17:16:00Z">
        <w:r w:rsidRPr="00E36CE1">
          <w:rPr>
            <w:rFonts w:ascii="Times New Roman" w:hAnsi="Times New Roman" w:cs="Times New Roman"/>
            <w:sz w:val="24"/>
            <w:lang w:val="en-AU"/>
            <w:rPrChange w:id="793" w:author="Azaz Farooq" w:date="2020-11-06T17:16:00Z">
              <w:rPr>
                <w:lang w:val="en-AU"/>
              </w:rPr>
            </w:rPrChange>
          </w:rPr>
          <w:t xml:space="preserve"> O</w:t>
        </w:r>
      </w:ins>
      <w:ins w:id="794" w:author="Azaz Farooq" w:date="2020-11-07T19:42:00Z">
        <w:r w:rsidR="00796795">
          <w:rPr>
            <w:rFonts w:ascii="Times New Roman" w:hAnsi="Times New Roman" w:cs="Times New Roman"/>
            <w:sz w:val="24"/>
            <w:lang w:val="en-AU"/>
          </w:rPr>
          <w:t xml:space="preserve"> </w:t>
        </w:r>
      </w:ins>
      <w:ins w:id="795" w:author="Azaz Farooq" w:date="2020-11-06T17:16:00Z">
        <w:r w:rsidRPr="00E36CE1">
          <w:rPr>
            <w:rFonts w:ascii="Times New Roman" w:hAnsi="Times New Roman" w:cs="Times New Roman"/>
            <w:sz w:val="24"/>
            <w:lang w:val="en-AU"/>
            <w:rPrChange w:id="796" w:author="Azaz Farooq" w:date="2020-11-06T17:16:00Z">
              <w:rPr>
                <w:lang w:val="en-AU"/>
              </w:rPr>
            </w:rPrChange>
          </w:rPr>
          <w:t xml:space="preserve">(N log(N)). </w:t>
        </w:r>
        <w:proofErr w:type="gramStart"/>
        <w:r w:rsidRPr="00E36CE1">
          <w:rPr>
            <w:rFonts w:ascii="Times New Roman" w:hAnsi="Times New Roman" w:cs="Times New Roman"/>
            <w:sz w:val="24"/>
            <w:lang w:val="en-AU"/>
            <w:rPrChange w:id="797" w:author="Azaz Farooq" w:date="2020-11-06T17:16:00Z">
              <w:rPr>
                <w:lang w:val="en-AU"/>
              </w:rPr>
            </w:rPrChange>
          </w:rPr>
          <w:t>Thus</w:t>
        </w:r>
        <w:proofErr w:type="gramEnd"/>
        <w:r w:rsidRPr="00E36CE1">
          <w:rPr>
            <w:rFonts w:ascii="Times New Roman" w:hAnsi="Times New Roman" w:cs="Times New Roman"/>
            <w:sz w:val="24"/>
            <w:lang w:val="en-AU"/>
            <w:rPrChange w:id="798" w:author="Azaz Farooq" w:date="2020-11-06T17:16:00Z">
              <w:rPr>
                <w:lang w:val="en-AU"/>
              </w:rPr>
            </w:rPrChange>
          </w:rPr>
          <w:t xml:space="preserve"> the </w:t>
        </w:r>
        <w:r w:rsidRPr="00E36CE1">
          <w:rPr>
            <w:rFonts w:ascii="Times New Roman" w:hAnsi="Times New Roman" w:cs="Times New Roman"/>
            <w:sz w:val="24"/>
            <w:rPrChange w:id="799" w:author="Azaz Farooq" w:date="2020-11-06T17:16:00Z">
              <w:rPr/>
            </w:rPrChange>
          </w:rPr>
          <w:t xml:space="preserve">FFT is an optimized algorithm that reduces the time complexity of the DFT from N^4 to </w:t>
        </w:r>
        <w:proofErr w:type="spellStart"/>
        <w:r w:rsidRPr="00E36CE1">
          <w:rPr>
            <w:rFonts w:ascii="Times New Roman" w:hAnsi="Times New Roman" w:cs="Times New Roman"/>
            <w:sz w:val="24"/>
            <w:rPrChange w:id="800" w:author="Azaz Farooq" w:date="2020-11-06T17:16:00Z">
              <w:rPr/>
            </w:rPrChange>
          </w:rPr>
          <w:t>NlogN</w:t>
        </w:r>
        <w:proofErr w:type="spellEnd"/>
        <w:r w:rsidRPr="00E36CE1">
          <w:rPr>
            <w:rFonts w:ascii="Times New Roman" w:hAnsi="Times New Roman" w:cs="Times New Roman"/>
            <w:sz w:val="24"/>
            <w:rPrChange w:id="801" w:author="Azaz Farooq" w:date="2020-11-06T17:16:00Z">
              <w:rPr/>
            </w:rPrChange>
          </w:rPr>
          <w:t xml:space="preserve">. </w:t>
        </w:r>
        <w:r w:rsidRPr="00E36CE1">
          <w:rPr>
            <w:rFonts w:ascii="Times New Roman" w:hAnsi="Times New Roman" w:cs="Times New Roman"/>
            <w:sz w:val="24"/>
            <w:vertAlign w:val="superscript"/>
            <w:rPrChange w:id="802" w:author="Azaz Farooq" w:date="2020-11-06T17:16:00Z">
              <w:rPr>
                <w:vertAlign w:val="superscript"/>
              </w:rPr>
            </w:rPrChange>
          </w:rPr>
          <w:footnoteReference w:id="6"/>
        </w:r>
        <w:r w:rsidRPr="00E36CE1">
          <w:rPr>
            <w:rFonts w:ascii="Times New Roman" w:hAnsi="Times New Roman" w:cs="Times New Roman"/>
            <w:sz w:val="24"/>
            <w:rPrChange w:id="810" w:author="Azaz Farooq" w:date="2020-11-06T17:16:00Z">
              <w:rPr/>
            </w:rPrChange>
          </w:rPr>
          <w:t xml:space="preserve"> </w:t>
        </w:r>
        <w:r w:rsidRPr="00E36CE1">
          <w:rPr>
            <w:rFonts w:ascii="Times New Roman" w:hAnsi="Times New Roman" w:cs="Times New Roman"/>
            <w:sz w:val="24"/>
            <w:lang w:val="en-AU"/>
            <w:rPrChange w:id="811" w:author="Azaz Farooq" w:date="2020-11-06T17:16:00Z">
              <w:rPr>
                <w:lang w:val="en-AU"/>
              </w:rPr>
            </w:rPrChange>
          </w:rPr>
          <w:t>The computational complexity per pixel of the Direct Fourier approach for an image of N</w:t>
        </w:r>
        <w:r w:rsidRPr="00E36CE1">
          <w:rPr>
            <w:rFonts w:ascii="Times New Roman" w:hAnsi="Times New Roman" w:cs="Times New Roman"/>
            <w:sz w:val="24"/>
            <w:vertAlign w:val="superscript"/>
            <w:lang w:val="en-AU"/>
            <w:rPrChange w:id="812" w:author="Azaz Farooq" w:date="2020-11-06T17:16:00Z">
              <w:rPr>
                <w:vertAlign w:val="superscript"/>
                <w:lang w:val="en-AU"/>
              </w:rPr>
            </w:rPrChange>
          </w:rPr>
          <w:t>2</w:t>
        </w:r>
        <w:r w:rsidRPr="00E36CE1">
          <w:rPr>
            <w:rFonts w:ascii="Times New Roman" w:hAnsi="Times New Roman" w:cs="Times New Roman"/>
            <w:sz w:val="24"/>
            <w:lang w:val="en-AU"/>
            <w:rPrChange w:id="813" w:author="Azaz Farooq" w:date="2020-11-06T17:16:00Z">
              <w:rPr>
                <w:lang w:val="en-AU"/>
              </w:rPr>
            </w:rPrChange>
          </w:rPr>
          <w:t xml:space="preserve"> × N</w:t>
        </w:r>
        <w:r w:rsidRPr="00E36CE1">
          <w:rPr>
            <w:rFonts w:ascii="Times New Roman" w:hAnsi="Times New Roman" w:cs="Times New Roman"/>
            <w:sz w:val="24"/>
            <w:vertAlign w:val="superscript"/>
            <w:lang w:val="en-AU"/>
            <w:rPrChange w:id="814" w:author="Azaz Farooq" w:date="2020-11-06T17:16:00Z">
              <w:rPr>
                <w:vertAlign w:val="superscript"/>
                <w:lang w:val="en-AU"/>
              </w:rPr>
            </w:rPrChange>
          </w:rPr>
          <w:t>2</w:t>
        </w:r>
        <w:r w:rsidRPr="00E36CE1">
          <w:rPr>
            <w:rFonts w:ascii="Times New Roman" w:hAnsi="Times New Roman" w:cs="Times New Roman"/>
            <w:sz w:val="24"/>
            <w:lang w:val="en-AU"/>
            <w:rPrChange w:id="815" w:author="Azaz Farooq" w:date="2020-11-06T17:16:00Z">
              <w:rPr>
                <w:lang w:val="en-AU"/>
              </w:rPr>
            </w:rPrChange>
          </w:rPr>
          <w:t xml:space="preserve"> and </w:t>
        </w:r>
        <w:del w:id="816" w:author="Engr.Azaz" w:date="2020-11-07T21:48:00Z">
          <w:r w:rsidRPr="00E36CE1" w:rsidDel="00CF55BC">
            <w:rPr>
              <w:rFonts w:ascii="Times New Roman" w:hAnsi="Times New Roman" w:cs="Times New Roman"/>
              <w:sz w:val="24"/>
              <w:lang w:val="en-AU"/>
              <w:rPrChange w:id="817" w:author="Azaz Farooq" w:date="2020-11-06T17:16:00Z">
                <w:rPr>
                  <w:lang w:val="en-AU"/>
                </w:rPr>
              </w:rPrChange>
            </w:rPr>
            <w:delText xml:space="preserve">for </w:delText>
          </w:r>
        </w:del>
        <w:r w:rsidRPr="00E36CE1">
          <w:rPr>
            <w:rFonts w:ascii="Times New Roman" w:hAnsi="Times New Roman" w:cs="Times New Roman"/>
            <w:sz w:val="24"/>
            <w:lang w:val="en-AU"/>
            <w:rPrChange w:id="818" w:author="Azaz Farooq" w:date="2020-11-06T17:16:00Z">
              <w:rPr>
                <w:lang w:val="en-AU"/>
              </w:rPr>
            </w:rPrChange>
          </w:rPr>
          <w:t>a convolution kernel of N × N is O</w:t>
        </w:r>
      </w:ins>
      <w:ins w:id="819" w:author="Azaz Farooq" w:date="2020-11-07T19:42:00Z">
        <w:r w:rsidR="0037369F">
          <w:rPr>
            <w:rFonts w:ascii="Times New Roman" w:hAnsi="Times New Roman" w:cs="Times New Roman"/>
            <w:sz w:val="24"/>
            <w:lang w:val="en-AU"/>
          </w:rPr>
          <w:t xml:space="preserve"> </w:t>
        </w:r>
      </w:ins>
      <w:ins w:id="820" w:author="Azaz Farooq" w:date="2020-11-06T17:16:00Z">
        <w:r w:rsidR="00B03459">
          <w:rPr>
            <w:rFonts w:ascii="Times New Roman" w:hAnsi="Times New Roman" w:cs="Times New Roman"/>
            <w:sz w:val="24"/>
            <w:lang w:val="en-AU"/>
          </w:rPr>
          <w:t xml:space="preserve">(log N) complex </w:t>
        </w:r>
      </w:ins>
      <w:ins w:id="821" w:author="Azaz Farooq" w:date="2020-11-07T19:43:00Z">
        <w:r w:rsidR="00B03459">
          <w:rPr>
            <w:rFonts w:ascii="Times New Roman" w:hAnsi="Times New Roman" w:cs="Times New Roman"/>
            <w:sz w:val="24"/>
            <w:lang w:val="en-AU"/>
          </w:rPr>
          <w:t>Multiplication</w:t>
        </w:r>
      </w:ins>
      <w:ins w:id="822" w:author="Azaz Farooq" w:date="2020-11-06T17:16:00Z">
        <w:r w:rsidR="00B03459">
          <w:rPr>
            <w:rFonts w:ascii="Times New Roman" w:hAnsi="Times New Roman" w:cs="Times New Roman"/>
            <w:sz w:val="24"/>
            <w:lang w:val="en-AU"/>
          </w:rPr>
          <w:t xml:space="preserve"> and Addition</w:t>
        </w:r>
        <w:r w:rsidRPr="00E36CE1">
          <w:rPr>
            <w:rFonts w:ascii="Times New Roman" w:hAnsi="Times New Roman" w:cs="Times New Roman"/>
            <w:sz w:val="24"/>
            <w:lang w:val="en-AU"/>
            <w:rPrChange w:id="823" w:author="Azaz Farooq" w:date="2020-11-06T17:16:00Z">
              <w:rPr>
                <w:lang w:val="en-AU"/>
              </w:rPr>
            </w:rPrChange>
          </w:rPr>
          <w:t>s independent of N.</w:t>
        </w:r>
      </w:ins>
    </w:p>
    <w:p w14:paraId="4E69319B" w14:textId="77777777" w:rsidR="0021783B" w:rsidRPr="006328A9" w:rsidRDefault="00D6394B">
      <w:pPr>
        <w:pStyle w:val="Heading1"/>
        <w:numPr>
          <w:ilvl w:val="0"/>
          <w:numId w:val="1"/>
        </w:numPr>
        <w:spacing w:line="360" w:lineRule="auto"/>
        <w:ind w:left="1080"/>
        <w:rPr>
          <w:ins w:id="824" w:author="Azaz Farooq" w:date="2020-11-06T17:26:00Z"/>
          <w:rFonts w:ascii="Times New Roman" w:hAnsi="Times New Roman" w:cs="Times New Roman"/>
          <w:b/>
          <w:rPrChange w:id="825" w:author="Azaz Farooq" w:date="2020-11-07T19:54:00Z">
            <w:rPr>
              <w:ins w:id="826" w:author="Azaz Farooq" w:date="2020-11-06T17:26:00Z"/>
            </w:rPr>
          </w:rPrChange>
        </w:rPr>
        <w:pPrChange w:id="827" w:author="Azaz Farooq" w:date="2020-11-07T19:54:00Z">
          <w:pPr>
            <w:numPr>
              <w:ilvl w:val="2"/>
              <w:numId w:val="2"/>
            </w:numPr>
            <w:ind w:left="1584" w:hanging="504"/>
          </w:pPr>
        </w:pPrChange>
      </w:pPr>
      <w:ins w:id="828" w:author="Azaz Farooq" w:date="2020-11-06T17:19:00Z">
        <w:r w:rsidRPr="006328A9">
          <w:rPr>
            <w:rFonts w:ascii="Times New Roman" w:hAnsi="Times New Roman" w:cs="Times New Roman"/>
            <w:b/>
            <w:color w:val="auto"/>
            <w:rPrChange w:id="829" w:author="Azaz Farooq" w:date="2020-11-07T19:54:00Z">
              <w:rPr/>
            </w:rPrChange>
          </w:rPr>
          <w:t>Experiments</w:t>
        </w:r>
      </w:ins>
    </w:p>
    <w:p w14:paraId="34A0E053" w14:textId="23C419A3" w:rsidR="00D55D96" w:rsidRPr="00D27EE4" w:rsidRDefault="00320740">
      <w:pPr>
        <w:pStyle w:val="Heading2"/>
        <w:spacing w:line="360" w:lineRule="auto"/>
        <w:ind w:left="720"/>
        <w:rPr>
          <w:ins w:id="830" w:author="Azaz Farooq" w:date="2020-11-06T17:28:00Z"/>
          <w:rFonts w:ascii="Times New Roman" w:hAnsi="Times New Roman" w:cs="Times New Roman"/>
          <w:rPrChange w:id="831" w:author="Azaz Farooq" w:date="2020-11-07T19:55:00Z">
            <w:rPr>
              <w:ins w:id="832" w:author="Azaz Farooq" w:date="2020-11-06T17:28:00Z"/>
            </w:rPr>
          </w:rPrChange>
        </w:rPr>
        <w:pPrChange w:id="833" w:author="Azaz Farooq" w:date="2020-11-07T18:08:00Z">
          <w:pPr>
            <w:numPr>
              <w:ilvl w:val="2"/>
              <w:numId w:val="2"/>
            </w:numPr>
            <w:ind w:left="1584" w:hanging="504"/>
          </w:pPr>
        </w:pPrChange>
      </w:pPr>
      <w:ins w:id="834" w:author="Azaz Farooq" w:date="2020-11-06T17:27:00Z">
        <w:r w:rsidRPr="00D27EE4">
          <w:rPr>
            <w:rFonts w:ascii="Times New Roman" w:hAnsi="Times New Roman" w:cs="Times New Roman"/>
            <w:color w:val="auto"/>
            <w:rPrChange w:id="835" w:author="Azaz Farooq" w:date="2020-11-07T19:55:00Z">
              <w:rPr/>
            </w:rPrChange>
          </w:rPr>
          <w:t xml:space="preserve">3.1 </w:t>
        </w:r>
      </w:ins>
      <w:ins w:id="836" w:author="Azaz Farooq" w:date="2020-11-06T17:26:00Z">
        <w:r w:rsidR="00D55D96" w:rsidRPr="00D27EE4">
          <w:rPr>
            <w:rFonts w:ascii="Times New Roman" w:hAnsi="Times New Roman" w:cs="Times New Roman"/>
            <w:color w:val="auto"/>
            <w:rPrChange w:id="837" w:author="Azaz Farooq" w:date="2020-11-07T19:55:00Z">
              <w:rPr/>
            </w:rPrChange>
          </w:rPr>
          <w:t>Cross</w:t>
        </w:r>
        <w:del w:id="838" w:author="Engr.Azaz" w:date="2020-11-07T21:49:00Z">
          <w:r w:rsidR="00D55D96" w:rsidRPr="00D27EE4" w:rsidDel="002E3DBC">
            <w:rPr>
              <w:rFonts w:ascii="Times New Roman" w:hAnsi="Times New Roman" w:cs="Times New Roman"/>
              <w:color w:val="auto"/>
              <w:rPrChange w:id="839" w:author="Azaz Farooq" w:date="2020-11-07T19:55:00Z">
                <w:rPr/>
              </w:rPrChange>
            </w:rPr>
            <w:delText xml:space="preserve"> </w:delText>
          </w:r>
        </w:del>
      </w:ins>
      <w:ins w:id="840" w:author="Engr.Azaz" w:date="2020-11-07T21:49:00Z">
        <w:r w:rsidR="002E3DBC">
          <w:rPr>
            <w:rFonts w:ascii="Times New Roman" w:hAnsi="Times New Roman" w:cs="Times New Roman"/>
            <w:color w:val="auto"/>
          </w:rPr>
          <w:t>-</w:t>
        </w:r>
      </w:ins>
      <w:ins w:id="841" w:author="Azaz Farooq" w:date="2020-11-06T17:26:00Z">
        <w:r w:rsidR="00D55D96" w:rsidRPr="00D27EE4">
          <w:rPr>
            <w:rFonts w:ascii="Times New Roman" w:hAnsi="Times New Roman" w:cs="Times New Roman"/>
            <w:color w:val="auto"/>
            <w:rPrChange w:id="842" w:author="Azaz Farooq" w:date="2020-11-07T19:55:00Z">
              <w:rPr/>
            </w:rPrChange>
          </w:rPr>
          <w:t>correlation in 1D and 2D</w:t>
        </w:r>
      </w:ins>
    </w:p>
    <w:p w14:paraId="1ACAA1E7" w14:textId="77777777" w:rsidR="00F560EA" w:rsidRPr="00D27EE4" w:rsidRDefault="00564927">
      <w:pPr>
        <w:spacing w:line="360" w:lineRule="auto"/>
        <w:ind w:left="720"/>
        <w:rPr>
          <w:ins w:id="843" w:author="Azaz Farooq" w:date="2020-11-06T22:27:00Z"/>
          <w:rStyle w:val="Heading3Char"/>
          <w:rFonts w:ascii="Times New Roman" w:hAnsi="Times New Roman" w:cs="Times New Roman"/>
          <w:color w:val="auto"/>
          <w:rPrChange w:id="844" w:author="Azaz Farooq" w:date="2020-11-07T19:55:00Z">
            <w:rPr>
              <w:ins w:id="845" w:author="Azaz Farooq" w:date="2020-11-06T22:27:00Z"/>
              <w:rStyle w:val="Heading3Char"/>
            </w:rPr>
          </w:rPrChange>
        </w:rPr>
        <w:pPrChange w:id="846" w:author="Azaz Farooq" w:date="2020-11-07T18:08:00Z">
          <w:pPr>
            <w:numPr>
              <w:ilvl w:val="2"/>
              <w:numId w:val="2"/>
            </w:numPr>
            <w:ind w:left="1584" w:hanging="504"/>
          </w:pPr>
        </w:pPrChange>
      </w:pPr>
      <w:ins w:id="847" w:author="Azaz Farooq" w:date="2020-11-06T17:28:00Z">
        <w:r w:rsidRPr="00D27EE4">
          <w:rPr>
            <w:rStyle w:val="Heading3Char"/>
            <w:rFonts w:ascii="Times New Roman" w:hAnsi="Times New Roman" w:cs="Times New Roman"/>
            <w:color w:val="auto"/>
            <w:rPrChange w:id="848" w:author="Azaz Farooq" w:date="2020-11-07T19:55:00Z">
              <w:rPr>
                <w:rFonts w:asciiTheme="majorHAnsi" w:eastAsiaTheme="majorEastAsia" w:hAnsiTheme="majorHAnsi" w:cstheme="majorBidi"/>
                <w:color w:val="1F4D78" w:themeColor="accent1" w:themeShade="7F"/>
                <w:sz w:val="24"/>
                <w:szCs w:val="24"/>
              </w:rPr>
            </w:rPrChange>
          </w:rPr>
          <w:t>3.1.1</w:t>
        </w:r>
        <w:r w:rsidRPr="00D27EE4">
          <w:rPr>
            <w:rFonts w:ascii="Times New Roman" w:hAnsi="Times New Roman" w:cs="Times New Roman"/>
            <w:rPrChange w:id="849" w:author="Azaz Farooq" w:date="2020-11-07T19:55:00Z">
              <w:rPr/>
            </w:rPrChange>
          </w:rPr>
          <w:t xml:space="preserve"> </w:t>
        </w:r>
        <w:r w:rsidRPr="00D27EE4">
          <w:rPr>
            <w:rStyle w:val="Heading3Char"/>
            <w:rFonts w:ascii="Times New Roman" w:hAnsi="Times New Roman" w:cs="Times New Roman"/>
            <w:color w:val="auto"/>
            <w:rPrChange w:id="850" w:author="Azaz Farooq" w:date="2020-11-07T19:55:00Z">
              <w:rPr/>
            </w:rPrChange>
          </w:rPr>
          <w:t>1D Signal Offset</w:t>
        </w:r>
      </w:ins>
    </w:p>
    <w:p w14:paraId="6AB1D4E9" w14:textId="77777777" w:rsidR="00D01544" w:rsidRPr="00D27EE4" w:rsidRDefault="00D01544">
      <w:pPr>
        <w:pStyle w:val="Heading2"/>
        <w:spacing w:line="360" w:lineRule="auto"/>
        <w:ind w:firstLine="720"/>
        <w:rPr>
          <w:ins w:id="851" w:author="Azaz Farooq" w:date="2020-11-06T17:45:00Z"/>
          <w:rStyle w:val="Heading3Char"/>
          <w:rFonts w:ascii="Times New Roman" w:hAnsi="Times New Roman" w:cs="Times New Roman"/>
          <w:color w:val="auto"/>
          <w:rPrChange w:id="852" w:author="Azaz Farooq" w:date="2020-11-07T19:55:00Z">
            <w:rPr>
              <w:ins w:id="853" w:author="Azaz Farooq" w:date="2020-11-06T17:45:00Z"/>
              <w:rStyle w:val="Heading3Char"/>
            </w:rPr>
          </w:rPrChange>
        </w:rPr>
        <w:pPrChange w:id="854" w:author="Azaz Farooq" w:date="2020-11-07T18:08:00Z">
          <w:pPr>
            <w:numPr>
              <w:ilvl w:val="2"/>
              <w:numId w:val="2"/>
            </w:numPr>
            <w:ind w:left="1584" w:hanging="504"/>
          </w:pPr>
        </w:pPrChange>
      </w:pPr>
      <w:ins w:id="855" w:author="Azaz Farooq" w:date="2020-11-06T22:27:00Z">
        <w:r w:rsidRPr="00D27EE4">
          <w:rPr>
            <w:rStyle w:val="Heading3Char"/>
            <w:rFonts w:ascii="Times New Roman" w:hAnsi="Times New Roman" w:cs="Times New Roman"/>
            <w:color w:val="auto"/>
            <w:rPrChange w:id="856" w:author="Azaz Farooq" w:date="2020-11-07T19:55:00Z">
              <w:rPr>
                <w:rStyle w:val="Heading3Char"/>
              </w:rPr>
            </w:rPrChange>
          </w:rPr>
          <w:t>Time Series</w:t>
        </w:r>
      </w:ins>
    </w:p>
    <w:p w14:paraId="4341DF1D" w14:textId="35063281" w:rsidR="00F560EA" w:rsidRPr="008B4AB2" w:rsidRDefault="00B91DB6">
      <w:pPr>
        <w:spacing w:line="360" w:lineRule="auto"/>
        <w:jc w:val="both"/>
        <w:rPr>
          <w:ins w:id="857" w:author="Azaz Farooq" w:date="2020-11-06T22:28:00Z"/>
          <w:rFonts w:ascii="Times New Roman" w:eastAsiaTheme="majorEastAsia" w:hAnsi="Times New Roman" w:cs="Times New Roman"/>
          <w:sz w:val="24"/>
          <w:szCs w:val="24"/>
          <w:rPrChange w:id="858" w:author="Azaz Farooq" w:date="2020-11-07T12:39:00Z">
            <w:rPr>
              <w:ins w:id="859" w:author="Azaz Farooq" w:date="2020-11-06T22:28:00Z"/>
              <w:rFonts w:ascii="Times New Roman" w:eastAsiaTheme="majorEastAsia" w:hAnsi="Times New Roman" w:cs="Times New Roman"/>
              <w:sz w:val="24"/>
              <w:szCs w:val="24"/>
              <w:lang w:val="en-AU"/>
            </w:rPr>
          </w:rPrChange>
        </w:rPr>
        <w:pPrChange w:id="860" w:author="Azaz Farooq" w:date="2020-11-07T18:08:00Z">
          <w:pPr>
            <w:numPr>
              <w:ilvl w:val="2"/>
              <w:numId w:val="2"/>
            </w:numPr>
            <w:ind w:left="1584" w:hanging="504"/>
          </w:pPr>
        </w:pPrChange>
      </w:pPr>
      <w:ins w:id="861" w:author="Azaz Farooq" w:date="2020-11-07T12:37:00Z">
        <w:r>
          <w:rPr>
            <w:rFonts w:ascii="Times New Roman" w:eastAsiaTheme="majorEastAsia" w:hAnsi="Times New Roman" w:cs="Times New Roman"/>
            <w:sz w:val="24"/>
            <w:szCs w:val="24"/>
            <w:lang w:val="en-AU"/>
          </w:rPr>
          <w:t>In time series analysis</w:t>
        </w:r>
      </w:ins>
      <w:ins w:id="862" w:author="Azaz Farooq" w:date="2020-11-06T22:20:00Z">
        <w:r w:rsidR="00715A25" w:rsidRPr="00715A25">
          <w:rPr>
            <w:rFonts w:ascii="Times New Roman" w:eastAsiaTheme="majorEastAsia" w:hAnsi="Times New Roman" w:cs="Times New Roman"/>
            <w:sz w:val="24"/>
            <w:szCs w:val="24"/>
            <w:lang w:val="en-AU"/>
            <w:rPrChange w:id="863" w:author="Azaz Farooq" w:date="2020-11-06T22:20:00Z">
              <w:rPr>
                <w:rFonts w:ascii="Times New Roman" w:eastAsiaTheme="majorEastAsia" w:hAnsi="Times New Roman" w:cs="Times New Roman"/>
                <w:color w:val="1F4D78" w:themeColor="accent1" w:themeShade="7F"/>
                <w:sz w:val="24"/>
                <w:szCs w:val="24"/>
                <w:lang w:val="en-AU"/>
              </w:rPr>
            </w:rPrChange>
          </w:rPr>
          <w:t>, cross</w:t>
        </w:r>
        <w:del w:id="864" w:author="Engr.Azaz" w:date="2020-11-07T21:49:00Z">
          <w:r w:rsidR="00715A25" w:rsidRPr="00715A25" w:rsidDel="002E3DBC">
            <w:rPr>
              <w:rFonts w:ascii="Times New Roman" w:eastAsiaTheme="majorEastAsia" w:hAnsi="Times New Roman" w:cs="Times New Roman"/>
              <w:sz w:val="24"/>
              <w:szCs w:val="24"/>
              <w:lang w:val="en-AU"/>
              <w:rPrChange w:id="865" w:author="Azaz Farooq" w:date="2020-11-06T22:20:00Z">
                <w:rPr>
                  <w:rFonts w:ascii="Times New Roman" w:eastAsiaTheme="majorEastAsia" w:hAnsi="Times New Roman" w:cs="Times New Roman"/>
                  <w:color w:val="1F4D78" w:themeColor="accent1" w:themeShade="7F"/>
                  <w:sz w:val="24"/>
                  <w:szCs w:val="24"/>
                  <w:lang w:val="en-AU"/>
                </w:rPr>
              </w:rPrChange>
            </w:rPr>
            <w:delText xml:space="preserve"> </w:delText>
          </w:r>
        </w:del>
      </w:ins>
      <w:ins w:id="866" w:author="Engr.Azaz" w:date="2020-11-07T21:49:00Z">
        <w:r w:rsidR="002E3DBC">
          <w:rPr>
            <w:rFonts w:ascii="Times New Roman" w:eastAsiaTheme="majorEastAsia" w:hAnsi="Times New Roman" w:cs="Times New Roman"/>
            <w:sz w:val="24"/>
            <w:szCs w:val="24"/>
            <w:lang w:val="en-AU"/>
          </w:rPr>
          <w:t>-</w:t>
        </w:r>
      </w:ins>
      <w:ins w:id="867" w:author="Azaz Farooq" w:date="2020-11-06T22:20:00Z">
        <w:r w:rsidR="00715A25" w:rsidRPr="00715A25">
          <w:rPr>
            <w:rFonts w:ascii="Times New Roman" w:eastAsiaTheme="majorEastAsia" w:hAnsi="Times New Roman" w:cs="Times New Roman"/>
            <w:sz w:val="24"/>
            <w:szCs w:val="24"/>
            <w:lang w:val="en-AU"/>
            <w:rPrChange w:id="868" w:author="Azaz Farooq" w:date="2020-11-06T22:20:00Z">
              <w:rPr>
                <w:rFonts w:ascii="Times New Roman" w:eastAsiaTheme="majorEastAsia" w:hAnsi="Times New Roman" w:cs="Times New Roman"/>
                <w:color w:val="1F4D78" w:themeColor="accent1" w:themeShade="7F"/>
                <w:sz w:val="24"/>
                <w:szCs w:val="24"/>
                <w:lang w:val="en-AU"/>
              </w:rPr>
            </w:rPrChange>
          </w:rPr>
          <w:t xml:space="preserve">correlation produces a measure of the temporal similarity of the data sets. </w:t>
        </w:r>
      </w:ins>
      <w:ins w:id="869" w:author="Azaz Farooq" w:date="2020-11-07T12:39:00Z">
        <w:r w:rsidR="008B4AB2" w:rsidRPr="008B4AB2">
          <w:rPr>
            <w:rFonts w:ascii="Times New Roman" w:eastAsiaTheme="majorEastAsia" w:hAnsi="Times New Roman" w:cs="Times New Roman"/>
            <w:sz w:val="24"/>
            <w:szCs w:val="24"/>
          </w:rPr>
          <w:t>To remove noisy signals and synchroni</w:t>
        </w:r>
        <w:del w:id="870" w:author="Engr.Azaz" w:date="2020-11-07T21:49:00Z">
          <w:r w:rsidR="008B4AB2" w:rsidRPr="008B4AB2" w:rsidDel="002E3DBC">
            <w:rPr>
              <w:rFonts w:ascii="Times New Roman" w:eastAsiaTheme="majorEastAsia" w:hAnsi="Times New Roman" w:cs="Times New Roman"/>
              <w:sz w:val="24"/>
              <w:szCs w:val="24"/>
            </w:rPr>
            <w:delText>s</w:delText>
          </w:r>
        </w:del>
      </w:ins>
      <w:ins w:id="871" w:author="Engr.Azaz" w:date="2020-11-07T21:49:00Z">
        <w:r w:rsidR="002E3DBC">
          <w:rPr>
            <w:rFonts w:ascii="Times New Roman" w:eastAsiaTheme="majorEastAsia" w:hAnsi="Times New Roman" w:cs="Times New Roman"/>
            <w:sz w:val="24"/>
            <w:szCs w:val="24"/>
          </w:rPr>
          <w:t>z</w:t>
        </w:r>
      </w:ins>
      <w:ins w:id="872" w:author="Azaz Farooq" w:date="2020-11-07T12:39:00Z">
        <w:r w:rsidR="008B4AB2" w:rsidRPr="008B4AB2">
          <w:rPr>
            <w:rFonts w:ascii="Times New Roman" w:eastAsiaTheme="majorEastAsia" w:hAnsi="Times New Roman" w:cs="Times New Roman"/>
            <w:sz w:val="24"/>
            <w:szCs w:val="24"/>
          </w:rPr>
          <w:t>e signals, a correlogram plot of the cross-correlation values at each lag is useful.</w:t>
        </w:r>
      </w:ins>
      <w:ins w:id="873" w:author="Azaz Farooq" w:date="2020-11-06T22:20:00Z">
        <w:r w:rsidR="00980152">
          <w:rPr>
            <w:rFonts w:ascii="Times New Roman" w:eastAsiaTheme="majorEastAsia" w:hAnsi="Times New Roman" w:cs="Times New Roman"/>
            <w:sz w:val="24"/>
            <w:szCs w:val="24"/>
            <w:lang w:val="en-AU"/>
          </w:rPr>
          <w:t xml:space="preserve"> </w:t>
        </w:r>
      </w:ins>
      <w:ins w:id="874" w:author="Azaz Farooq" w:date="2020-11-07T12:41:00Z">
        <w:r w:rsidR="00980152" w:rsidRPr="00980152">
          <w:rPr>
            <w:rFonts w:ascii="Times New Roman" w:eastAsiaTheme="majorEastAsia" w:hAnsi="Times New Roman" w:cs="Times New Roman"/>
            <w:sz w:val="24"/>
            <w:szCs w:val="24"/>
            <w:lang w:val="en-AU"/>
          </w:rPr>
          <w:t>Cross-corre</w:t>
        </w:r>
        <w:r w:rsidR="002F0DC5">
          <w:rPr>
            <w:rFonts w:ascii="Times New Roman" w:eastAsiaTheme="majorEastAsia" w:hAnsi="Times New Roman" w:cs="Times New Roman"/>
            <w:sz w:val="24"/>
            <w:szCs w:val="24"/>
            <w:lang w:val="en-AU"/>
          </w:rPr>
          <w:t xml:space="preserve">lations between the signals will </w:t>
        </w:r>
      </w:ins>
      <w:ins w:id="875" w:author="Azaz Farooq" w:date="2020-11-07T12:42:00Z">
        <w:r w:rsidR="00C72E69">
          <w:rPr>
            <w:rFonts w:ascii="Times New Roman" w:eastAsiaTheme="majorEastAsia" w:hAnsi="Times New Roman" w:cs="Times New Roman"/>
            <w:sz w:val="24"/>
            <w:szCs w:val="24"/>
            <w:lang w:val="en-AU"/>
          </w:rPr>
          <w:t xml:space="preserve">be </w:t>
        </w:r>
      </w:ins>
      <w:ins w:id="876" w:author="Azaz Farooq" w:date="2020-11-07T12:41:00Z">
        <w:r w:rsidR="002F0DC5">
          <w:rPr>
            <w:rFonts w:ascii="Times New Roman" w:eastAsiaTheme="majorEastAsia" w:hAnsi="Times New Roman" w:cs="Times New Roman"/>
            <w:sz w:val="24"/>
            <w:szCs w:val="24"/>
            <w:lang w:val="en-AU"/>
          </w:rPr>
          <w:t>on</w:t>
        </w:r>
        <w:r w:rsidR="00980152" w:rsidRPr="00980152">
          <w:rPr>
            <w:rFonts w:ascii="Times New Roman" w:eastAsiaTheme="majorEastAsia" w:hAnsi="Times New Roman" w:cs="Times New Roman"/>
            <w:sz w:val="24"/>
            <w:szCs w:val="24"/>
            <w:lang w:val="en-AU"/>
          </w:rPr>
          <w:t xml:space="preserve"> </w:t>
        </w:r>
      </w:ins>
      <w:ins w:id="877" w:author="Engr.Azaz" w:date="2020-11-07T21:49:00Z">
        <w:r w:rsidR="002E3DBC">
          <w:rPr>
            <w:rFonts w:ascii="Times New Roman" w:eastAsiaTheme="majorEastAsia" w:hAnsi="Times New Roman" w:cs="Times New Roman"/>
            <w:sz w:val="24"/>
            <w:szCs w:val="24"/>
            <w:lang w:val="en-AU"/>
          </w:rPr>
          <w:t xml:space="preserve">the </w:t>
        </w:r>
      </w:ins>
      <w:ins w:id="878" w:author="Azaz Farooq" w:date="2020-11-07T12:41:00Z">
        <w:r w:rsidR="00980152" w:rsidRPr="00980152">
          <w:rPr>
            <w:rFonts w:ascii="Times New Roman" w:eastAsiaTheme="majorEastAsia" w:hAnsi="Times New Roman" w:cs="Times New Roman"/>
            <w:sz w:val="24"/>
            <w:szCs w:val="24"/>
            <w:lang w:val="en-AU"/>
          </w:rPr>
          <w:t xml:space="preserve">peak at the lag in which the signals </w:t>
        </w:r>
      </w:ins>
      <w:ins w:id="879" w:author="Azaz Farooq" w:date="2020-11-07T13:50:00Z">
        <w:r w:rsidR="00484049">
          <w:rPr>
            <w:rFonts w:ascii="Times New Roman" w:eastAsiaTheme="majorEastAsia" w:hAnsi="Times New Roman" w:cs="Times New Roman"/>
            <w:sz w:val="24"/>
            <w:szCs w:val="24"/>
            <w:lang w:val="en-AU"/>
          </w:rPr>
          <w:t>converge</w:t>
        </w:r>
      </w:ins>
      <w:ins w:id="880" w:author="Azaz Farooq" w:date="2020-11-07T12:41:00Z">
        <w:r w:rsidR="00980152" w:rsidRPr="00980152">
          <w:rPr>
            <w:rFonts w:ascii="Times New Roman" w:eastAsiaTheme="majorEastAsia" w:hAnsi="Times New Roman" w:cs="Times New Roman"/>
            <w:sz w:val="24"/>
            <w:szCs w:val="24"/>
            <w:lang w:val="en-AU"/>
          </w:rPr>
          <w:t>.</w:t>
        </w:r>
      </w:ins>
      <w:ins w:id="881" w:author="Azaz Farooq" w:date="2020-11-07T12:42:00Z">
        <w:r w:rsidR="00C72E69">
          <w:rPr>
            <w:rFonts w:ascii="Times New Roman" w:eastAsiaTheme="majorEastAsia" w:hAnsi="Times New Roman" w:cs="Times New Roman"/>
            <w:sz w:val="24"/>
            <w:szCs w:val="24"/>
            <w:lang w:val="en-AU"/>
          </w:rPr>
          <w:t xml:space="preserve"> </w:t>
        </w:r>
      </w:ins>
      <w:ins w:id="882" w:author="Azaz Farooq" w:date="2020-11-06T22:23:00Z">
        <w:r w:rsidR="00382D14" w:rsidRPr="00382D14">
          <w:rPr>
            <w:rFonts w:ascii="Times New Roman" w:eastAsiaTheme="majorEastAsia" w:hAnsi="Times New Roman" w:cs="Times New Roman"/>
            <w:sz w:val="24"/>
            <w:szCs w:val="24"/>
            <w:lang w:val="en-AU"/>
          </w:rPr>
          <w:t xml:space="preserve">The delay is determined through </w:t>
        </w:r>
      </w:ins>
      <w:ins w:id="883" w:author="Engr.Azaz" w:date="2020-11-07T21:49:00Z">
        <w:r w:rsidR="002E3DBC">
          <w:rPr>
            <w:rFonts w:ascii="Times New Roman" w:eastAsiaTheme="majorEastAsia" w:hAnsi="Times New Roman" w:cs="Times New Roman"/>
            <w:sz w:val="24"/>
            <w:szCs w:val="24"/>
            <w:lang w:val="en-AU"/>
          </w:rPr>
          <w:t xml:space="preserve">the </w:t>
        </w:r>
      </w:ins>
      <w:ins w:id="884" w:author="Azaz Farooq" w:date="2020-11-06T22:23:00Z">
        <w:r w:rsidR="00382D14" w:rsidRPr="00382D14">
          <w:rPr>
            <w:rFonts w:ascii="Times New Roman" w:eastAsiaTheme="majorEastAsia" w:hAnsi="Times New Roman" w:cs="Times New Roman"/>
            <w:sz w:val="24"/>
            <w:szCs w:val="24"/>
            <w:lang w:val="en-AU"/>
          </w:rPr>
          <w:t>cross-correlation of the signals</w:t>
        </w:r>
      </w:ins>
      <w:ins w:id="885" w:author="Azaz Farooq" w:date="2020-11-06T22:20:00Z">
        <w:r w:rsidR="00382D14">
          <w:rPr>
            <w:rFonts w:ascii="Times New Roman" w:eastAsiaTheme="majorEastAsia" w:hAnsi="Times New Roman" w:cs="Times New Roman"/>
            <w:sz w:val="24"/>
            <w:szCs w:val="24"/>
            <w:lang w:val="en-AU"/>
          </w:rPr>
          <w:t>.</w:t>
        </w:r>
      </w:ins>
      <w:ins w:id="886" w:author="Azaz Farooq" w:date="2020-11-06T22:25:00Z">
        <w:r w:rsidR="001A4B86" w:rsidRPr="001A4B86">
          <w:rPr>
            <w:color w:val="FF0000"/>
            <w:lang w:val="en-AU"/>
          </w:rPr>
          <w:t xml:space="preserve"> </w:t>
        </w:r>
        <w:r w:rsidR="001A4B86" w:rsidRPr="001A4B86">
          <w:rPr>
            <w:rFonts w:ascii="Times New Roman" w:eastAsiaTheme="majorEastAsia" w:hAnsi="Times New Roman" w:cs="Times New Roman"/>
            <w:sz w:val="24"/>
            <w:szCs w:val="24"/>
            <w:lang w:val="en-AU"/>
          </w:rPr>
          <w:t xml:space="preserve">Cross-correlations between the signals will peak at the lag in which the signals </w:t>
        </w:r>
      </w:ins>
      <w:ins w:id="887" w:author="Azaz Farooq" w:date="2020-11-07T13:50:00Z">
        <w:r w:rsidR="00484049">
          <w:rPr>
            <w:rFonts w:ascii="Times New Roman" w:eastAsiaTheme="majorEastAsia" w:hAnsi="Times New Roman" w:cs="Times New Roman"/>
            <w:sz w:val="24"/>
            <w:szCs w:val="24"/>
            <w:lang w:val="en-AU"/>
          </w:rPr>
          <w:t>converge</w:t>
        </w:r>
      </w:ins>
      <w:ins w:id="888" w:author="Azaz Farooq" w:date="2020-11-06T22:25:00Z">
        <w:r w:rsidR="001A4B86">
          <w:rPr>
            <w:rFonts w:ascii="Times New Roman" w:eastAsiaTheme="majorEastAsia" w:hAnsi="Times New Roman" w:cs="Times New Roman"/>
            <w:sz w:val="24"/>
            <w:szCs w:val="24"/>
            <w:lang w:val="en-AU"/>
          </w:rPr>
          <w:t>.</w:t>
        </w:r>
        <w:r w:rsidR="003045FE">
          <w:rPr>
            <w:rFonts w:ascii="Times New Roman" w:eastAsiaTheme="majorEastAsia" w:hAnsi="Times New Roman" w:cs="Times New Roman"/>
            <w:sz w:val="24"/>
            <w:szCs w:val="24"/>
            <w:lang w:val="en-AU"/>
          </w:rPr>
          <w:t xml:space="preserve"> </w:t>
        </w:r>
        <w:r w:rsidR="003045FE" w:rsidRPr="003045FE">
          <w:rPr>
            <w:rFonts w:ascii="Times New Roman" w:eastAsiaTheme="majorEastAsia" w:hAnsi="Times New Roman" w:cs="Times New Roman"/>
            <w:sz w:val="24"/>
            <w:szCs w:val="24"/>
            <w:lang w:val="en-AU"/>
          </w:rPr>
          <w:t>The peak cross-correlation value occurs at the lag where the signals have the greatest similarity</w:t>
        </w:r>
        <w:r w:rsidR="00B54627">
          <w:rPr>
            <w:rFonts w:ascii="Times New Roman" w:eastAsiaTheme="majorEastAsia" w:hAnsi="Times New Roman" w:cs="Times New Roman"/>
            <w:sz w:val="24"/>
            <w:szCs w:val="24"/>
            <w:lang w:val="en-AU"/>
          </w:rPr>
          <w:t>.</w:t>
        </w:r>
      </w:ins>
      <w:ins w:id="889" w:author="Azaz Farooq" w:date="2020-11-06T22:27:00Z">
        <w:r w:rsidR="00C40AE6">
          <w:rPr>
            <w:rFonts w:ascii="Times New Roman" w:eastAsiaTheme="majorEastAsia" w:hAnsi="Times New Roman" w:cs="Times New Roman"/>
            <w:sz w:val="24"/>
            <w:szCs w:val="24"/>
            <w:lang w:val="en-AU"/>
          </w:rPr>
          <w:t xml:space="preserve"> </w:t>
        </w:r>
      </w:ins>
      <w:ins w:id="890" w:author="Azaz Farooq" w:date="2020-11-07T13:59:00Z">
        <w:r w:rsidR="00D65C27">
          <w:rPr>
            <w:rFonts w:ascii="Times New Roman" w:eastAsiaTheme="majorEastAsia" w:hAnsi="Times New Roman" w:cs="Times New Roman"/>
            <w:sz w:val="24"/>
            <w:szCs w:val="24"/>
            <w:lang w:val="en-AU"/>
          </w:rPr>
          <w:t>Figure (</w:t>
        </w:r>
      </w:ins>
      <w:ins w:id="891" w:author="Azaz Farooq" w:date="2020-11-07T14:00:00Z">
        <w:r w:rsidR="00324158">
          <w:rPr>
            <w:rFonts w:ascii="Times New Roman" w:eastAsiaTheme="majorEastAsia" w:hAnsi="Times New Roman" w:cs="Times New Roman"/>
            <w:sz w:val="24"/>
            <w:szCs w:val="24"/>
            <w:lang w:val="en-AU"/>
          </w:rPr>
          <w:t>5</w:t>
        </w:r>
      </w:ins>
      <w:ins w:id="892" w:author="Azaz Farooq" w:date="2020-11-07T13:59:00Z">
        <w:r w:rsidR="00D65C27">
          <w:rPr>
            <w:rFonts w:ascii="Times New Roman" w:eastAsiaTheme="majorEastAsia" w:hAnsi="Times New Roman" w:cs="Times New Roman"/>
            <w:sz w:val="24"/>
            <w:szCs w:val="24"/>
            <w:lang w:val="en-AU"/>
          </w:rPr>
          <w:t>)</w:t>
        </w:r>
        <w:r w:rsidR="00D65C27" w:rsidRPr="00D65C27">
          <w:rPr>
            <w:rFonts w:ascii="Times New Roman" w:eastAsiaTheme="majorEastAsia" w:hAnsi="Times New Roman" w:cs="Times New Roman"/>
            <w:sz w:val="24"/>
            <w:szCs w:val="24"/>
            <w:lang w:val="en-AU"/>
          </w:rPr>
          <w:t xml:space="preserve"> shows the correlogram between the two signals with what is likely random noise introduced, possibly from the environment or recording equipment.</w:t>
        </w:r>
        <w:r w:rsidR="008153D1">
          <w:rPr>
            <w:rFonts w:ascii="Times New Roman" w:eastAsiaTheme="majorEastAsia" w:hAnsi="Times New Roman" w:cs="Times New Roman"/>
            <w:sz w:val="24"/>
            <w:szCs w:val="24"/>
            <w:lang w:val="en-AU"/>
          </w:rPr>
          <w:t xml:space="preserve"> </w:t>
        </w:r>
      </w:ins>
      <w:ins w:id="893" w:author="Azaz Farooq" w:date="2020-11-07T12:53:00Z">
        <w:r w:rsidR="00AF1090" w:rsidRPr="00AF1090">
          <w:rPr>
            <w:rFonts w:ascii="Times New Roman" w:eastAsiaTheme="majorEastAsia" w:hAnsi="Times New Roman" w:cs="Times New Roman"/>
            <w:sz w:val="24"/>
            <w:szCs w:val="24"/>
            <w:lang w:val="en-AU"/>
          </w:rPr>
          <w:t>The noise obscures the pattern of the signal, but at zero lag, the correlogram demonstrates a distinct peak cross-correlation. This means that the two signals</w:t>
        </w:r>
        <w:r w:rsidR="00AF1090">
          <w:rPr>
            <w:rFonts w:ascii="Times New Roman" w:eastAsiaTheme="majorEastAsia" w:hAnsi="Times New Roman" w:cs="Times New Roman"/>
            <w:sz w:val="24"/>
            <w:szCs w:val="24"/>
            <w:lang w:val="en-AU"/>
          </w:rPr>
          <w:t xml:space="preserve"> are synchronized.</w:t>
        </w:r>
      </w:ins>
    </w:p>
    <w:p w14:paraId="511927A9" w14:textId="77777777" w:rsidR="00761FE7" w:rsidRPr="000C0AE9" w:rsidRDefault="00761FE7">
      <w:pPr>
        <w:pStyle w:val="Heading2"/>
        <w:spacing w:line="360" w:lineRule="auto"/>
        <w:ind w:left="720"/>
        <w:rPr>
          <w:ins w:id="894" w:author="Azaz Farooq" w:date="2020-11-06T22:29:00Z"/>
          <w:rStyle w:val="Heading3Char"/>
          <w:rFonts w:ascii="Times New Roman" w:hAnsi="Times New Roman" w:cs="Times New Roman"/>
          <w:color w:val="auto"/>
          <w:sz w:val="26"/>
          <w:szCs w:val="26"/>
          <w:rPrChange w:id="895" w:author="Azaz Farooq" w:date="2020-11-07T19:55:00Z">
            <w:rPr>
              <w:ins w:id="896" w:author="Azaz Farooq" w:date="2020-11-06T22:29:00Z"/>
              <w:rStyle w:val="Heading3Char"/>
              <w:color w:val="2E74B5" w:themeColor="accent1" w:themeShade="BF"/>
              <w:sz w:val="26"/>
              <w:szCs w:val="26"/>
            </w:rPr>
          </w:rPrChange>
        </w:rPr>
        <w:pPrChange w:id="897" w:author="Azaz Farooq" w:date="2020-11-07T18:08:00Z">
          <w:pPr>
            <w:numPr>
              <w:ilvl w:val="2"/>
              <w:numId w:val="2"/>
            </w:numPr>
            <w:ind w:left="1584" w:hanging="504"/>
          </w:pPr>
        </w:pPrChange>
      </w:pPr>
      <w:ins w:id="898" w:author="Azaz Farooq" w:date="2020-11-06T22:28:00Z">
        <w:r w:rsidRPr="000C0AE9">
          <w:rPr>
            <w:rStyle w:val="Heading3Char"/>
            <w:rFonts w:ascii="Times New Roman" w:hAnsi="Times New Roman" w:cs="Times New Roman"/>
            <w:color w:val="auto"/>
            <w:sz w:val="26"/>
            <w:szCs w:val="26"/>
            <w:rPrChange w:id="899" w:author="Azaz Farooq" w:date="2020-11-07T19:55:00Z">
              <w:rPr>
                <w:rStyle w:val="Heading3Char"/>
                <w:color w:val="2E74B5" w:themeColor="accent1" w:themeShade="BF"/>
                <w:sz w:val="26"/>
                <w:szCs w:val="26"/>
              </w:rPr>
            </w:rPrChange>
          </w:rPr>
          <w:t xml:space="preserve">1D Signal Application </w:t>
        </w:r>
      </w:ins>
      <w:ins w:id="900" w:author="Azaz Farooq" w:date="2020-11-06T22:29:00Z">
        <w:r w:rsidRPr="000C0AE9">
          <w:rPr>
            <w:rStyle w:val="Heading3Char"/>
            <w:rFonts w:ascii="Times New Roman" w:hAnsi="Times New Roman" w:cs="Times New Roman"/>
            <w:color w:val="auto"/>
            <w:sz w:val="26"/>
            <w:szCs w:val="26"/>
            <w:rPrChange w:id="901" w:author="Azaz Farooq" w:date="2020-11-07T19:55:00Z">
              <w:rPr>
                <w:rStyle w:val="Heading3Char"/>
                <w:color w:val="2E74B5" w:themeColor="accent1" w:themeShade="BF"/>
                <w:sz w:val="26"/>
                <w:szCs w:val="26"/>
              </w:rPr>
            </w:rPrChange>
          </w:rPr>
          <w:t>/data</w:t>
        </w:r>
      </w:ins>
    </w:p>
    <w:p w14:paraId="4D136D37" w14:textId="272F54F5" w:rsidR="00E71F67" w:rsidRDefault="00031B42">
      <w:pPr>
        <w:spacing w:line="360" w:lineRule="auto"/>
        <w:jc w:val="both"/>
        <w:rPr>
          <w:ins w:id="902" w:author="Azaz Farooq" w:date="2020-11-06T22:42:00Z"/>
          <w:rFonts w:ascii="Times New Roman" w:hAnsi="Times New Roman" w:cs="Times New Roman"/>
          <w:sz w:val="24"/>
          <w:lang w:val="en-AU"/>
        </w:rPr>
        <w:pPrChange w:id="903" w:author="Azaz Farooq" w:date="2020-11-07T18:08:00Z">
          <w:pPr>
            <w:numPr>
              <w:ilvl w:val="2"/>
              <w:numId w:val="2"/>
            </w:numPr>
            <w:ind w:left="1584" w:hanging="504"/>
          </w:pPr>
        </w:pPrChange>
      </w:pPr>
      <w:ins w:id="904" w:author="Azaz Farooq" w:date="2020-11-06T22:38:00Z">
        <w:r>
          <w:rPr>
            <w:rFonts w:ascii="Times New Roman" w:hAnsi="Times New Roman" w:cs="Times New Roman"/>
            <w:sz w:val="24"/>
            <w:lang w:val="en-AU"/>
          </w:rPr>
          <w:t>D</w:t>
        </w:r>
        <w:r w:rsidR="00CA77DE" w:rsidRPr="00CA77DE">
          <w:rPr>
            <w:rFonts w:ascii="Times New Roman" w:hAnsi="Times New Roman" w:cs="Times New Roman"/>
            <w:sz w:val="24"/>
            <w:lang w:val="en-AU"/>
            <w:rPrChange w:id="905" w:author="Azaz Farooq" w:date="2020-11-06T22:38:00Z">
              <w:rPr>
                <w:lang w:val="en-AU"/>
              </w:rPr>
            </w:rPrChange>
          </w:rPr>
          <w:t>iscrete</w:t>
        </w:r>
        <w:del w:id="906" w:author="Engr.Azaz" w:date="2020-11-07T21:49:00Z">
          <w:r w:rsidR="00CA77DE" w:rsidRPr="00CA77DE" w:rsidDel="002E3DBC">
            <w:rPr>
              <w:rFonts w:ascii="Times New Roman" w:hAnsi="Times New Roman" w:cs="Times New Roman"/>
              <w:sz w:val="24"/>
              <w:lang w:val="en-AU"/>
              <w:rPrChange w:id="907" w:author="Azaz Farooq" w:date="2020-11-06T22:38:00Z">
                <w:rPr>
                  <w:lang w:val="en-AU"/>
                </w:rPr>
              </w:rPrChange>
            </w:rPr>
            <w:delText xml:space="preserve"> </w:delText>
          </w:r>
        </w:del>
      </w:ins>
      <w:ins w:id="908" w:author="Engr.Azaz" w:date="2020-11-07T21:49:00Z">
        <w:r w:rsidR="002E3DBC">
          <w:rPr>
            <w:rFonts w:ascii="Times New Roman" w:hAnsi="Times New Roman" w:cs="Times New Roman"/>
            <w:sz w:val="24"/>
            <w:lang w:val="en-AU"/>
          </w:rPr>
          <w:t>-</w:t>
        </w:r>
      </w:ins>
      <w:ins w:id="909" w:author="Azaz Farooq" w:date="2020-11-06T22:38:00Z">
        <w:r w:rsidR="00CA77DE" w:rsidRPr="00CA77DE">
          <w:rPr>
            <w:rFonts w:ascii="Times New Roman" w:hAnsi="Times New Roman" w:cs="Times New Roman"/>
            <w:sz w:val="24"/>
            <w:lang w:val="en-AU"/>
            <w:rPrChange w:id="910" w:author="Azaz Farooq" w:date="2020-11-06T22:38:00Z">
              <w:rPr>
                <w:lang w:val="en-AU"/>
              </w:rPr>
            </w:rPrChange>
          </w:rPr>
          <w:t>time series data</w:t>
        </w:r>
      </w:ins>
      <w:ins w:id="911" w:author="Azaz Farooq" w:date="2020-11-07T13:12:00Z">
        <w:r>
          <w:rPr>
            <w:rFonts w:ascii="Times New Roman" w:hAnsi="Times New Roman" w:cs="Times New Roman"/>
            <w:sz w:val="24"/>
            <w:lang w:val="en-AU"/>
          </w:rPr>
          <w:t xml:space="preserve"> is used in this experiment</w:t>
        </w:r>
      </w:ins>
      <w:ins w:id="912" w:author="Azaz Farooq" w:date="2020-11-06T22:38:00Z">
        <w:del w:id="913" w:author="Engr.Azaz" w:date="2020-11-07T23:03:00Z">
          <w:r w:rsidR="00CA77DE" w:rsidRPr="00CA77DE" w:rsidDel="00736C12">
            <w:rPr>
              <w:rFonts w:ascii="Times New Roman" w:hAnsi="Times New Roman" w:cs="Times New Roman"/>
              <w:sz w:val="24"/>
              <w:lang w:val="en-AU"/>
              <w:rPrChange w:id="914" w:author="Azaz Farooq" w:date="2020-11-06T22:38:00Z">
                <w:rPr>
                  <w:lang w:val="en-AU"/>
                </w:rPr>
              </w:rPrChange>
            </w:rPr>
            <w:delText>.</w:delText>
          </w:r>
        </w:del>
      </w:ins>
      <w:ins w:id="915" w:author="Azaz Farooq" w:date="2020-11-06T22:39:00Z">
        <w:r w:rsidR="008C00B1" w:rsidRPr="008C00B1">
          <w:rPr>
            <w:color w:val="FF0000"/>
            <w:lang w:val="en-AU"/>
          </w:rPr>
          <w:t xml:space="preserve"> </w:t>
        </w:r>
      </w:ins>
      <w:ins w:id="916" w:author="Engr.Azaz" w:date="2020-11-07T23:03:00Z">
        <w:r w:rsidR="00736C12" w:rsidRPr="00B45C4E">
          <w:rPr>
            <w:lang w:val="en-AU"/>
            <w:rPrChange w:id="917" w:author="Engr.Azaz" w:date="2020-11-08T00:10:00Z">
              <w:rPr>
                <w:color w:val="FF0000"/>
                <w:lang w:val="en-AU"/>
              </w:rPr>
            </w:rPrChange>
          </w:rPr>
          <w:t>(</w:t>
        </w:r>
        <w:r w:rsidR="00736C12" w:rsidRPr="00A94CC0">
          <w:rPr>
            <w:rFonts w:ascii="Times New Roman" w:eastAsia="Calibri" w:hAnsi="Times New Roman" w:cs="Times New Roman"/>
            <w:noProof/>
            <w:sz w:val="24"/>
            <w:szCs w:val="24"/>
            <w:rPrChange w:id="918" w:author="Engr.Azaz" w:date="2020-11-08T00:18:00Z">
              <w:rPr>
                <w:rFonts w:ascii="Calibri" w:eastAsia="Calibri" w:hAnsi="Calibri" w:cs="Times New Roman"/>
                <w:noProof/>
              </w:rPr>
            </w:rPrChange>
          </w:rPr>
          <w:fldChar w:fldCharType="begin"/>
        </w:r>
        <w:r w:rsidR="00736C12" w:rsidRPr="00A94CC0">
          <w:rPr>
            <w:rFonts w:ascii="Times New Roman" w:eastAsia="Calibri" w:hAnsi="Times New Roman" w:cs="Times New Roman"/>
            <w:noProof/>
            <w:sz w:val="24"/>
            <w:szCs w:val="24"/>
            <w:rPrChange w:id="919" w:author="Engr.Azaz" w:date="2020-11-08T00:18:00Z">
              <w:rPr>
                <w:rFonts w:ascii="Calibri" w:eastAsia="Calibri" w:hAnsi="Calibri" w:cs="Times New Roman"/>
                <w:noProof/>
              </w:rPr>
            </w:rPrChange>
          </w:rPr>
          <w:instrText xml:space="preserve"> HYPERLINK \l "_ENREF_1" \o "Proakis, 2004 #262" </w:instrText>
        </w:r>
        <w:r w:rsidR="00736C12" w:rsidRPr="00A94CC0">
          <w:rPr>
            <w:rFonts w:ascii="Times New Roman" w:eastAsia="Calibri" w:hAnsi="Times New Roman" w:cs="Times New Roman"/>
            <w:noProof/>
            <w:sz w:val="24"/>
            <w:szCs w:val="24"/>
            <w:rPrChange w:id="920" w:author="Engr.Azaz" w:date="2020-11-08T00:18:00Z">
              <w:rPr>
                <w:rFonts w:ascii="Calibri" w:eastAsia="Calibri" w:hAnsi="Calibri" w:cs="Times New Roman"/>
                <w:noProof/>
              </w:rPr>
            </w:rPrChange>
          </w:rPr>
          <w:fldChar w:fldCharType="separate"/>
        </w:r>
        <w:r w:rsidR="00736C12" w:rsidRPr="00A94CC0">
          <w:rPr>
            <w:rFonts w:ascii="Times New Roman" w:eastAsia="Calibri" w:hAnsi="Times New Roman" w:cs="Times New Roman"/>
            <w:noProof/>
            <w:sz w:val="24"/>
            <w:szCs w:val="24"/>
            <w:rPrChange w:id="921" w:author="Engr.Azaz" w:date="2020-11-08T00:18:00Z">
              <w:rPr>
                <w:rFonts w:ascii="Calibri" w:eastAsia="Calibri" w:hAnsi="Calibri" w:cs="Times New Roman"/>
                <w:noProof/>
              </w:rPr>
            </w:rPrChange>
          </w:rPr>
          <w:t>Proakis et al., 2004</w:t>
        </w:r>
        <w:r w:rsidR="00736C12" w:rsidRPr="00A94CC0">
          <w:rPr>
            <w:rFonts w:ascii="Times New Roman" w:eastAsia="Calibri" w:hAnsi="Times New Roman" w:cs="Times New Roman"/>
            <w:noProof/>
            <w:sz w:val="24"/>
            <w:szCs w:val="24"/>
            <w:rPrChange w:id="922" w:author="Engr.Azaz" w:date="2020-11-08T00:18:00Z">
              <w:rPr>
                <w:rFonts w:ascii="Calibri" w:eastAsia="Calibri" w:hAnsi="Calibri" w:cs="Times New Roman"/>
                <w:noProof/>
              </w:rPr>
            </w:rPrChange>
          </w:rPr>
          <w:fldChar w:fldCharType="end"/>
        </w:r>
        <w:r w:rsidR="00736C12" w:rsidRPr="00A94CC0">
          <w:rPr>
            <w:rFonts w:ascii="Times New Roman" w:eastAsia="Calibri" w:hAnsi="Times New Roman" w:cs="Times New Roman"/>
            <w:noProof/>
            <w:sz w:val="24"/>
            <w:szCs w:val="24"/>
            <w:rPrChange w:id="923" w:author="Engr.Azaz" w:date="2020-11-08T00:18:00Z">
              <w:rPr>
                <w:rFonts w:ascii="Calibri" w:eastAsia="Calibri" w:hAnsi="Calibri" w:cs="Times New Roman"/>
                <w:noProof/>
              </w:rPr>
            </w:rPrChange>
          </w:rPr>
          <w:t>)</w:t>
        </w:r>
        <w:r w:rsidR="00736C12" w:rsidRPr="00A94CC0">
          <w:rPr>
            <w:rFonts w:ascii="Times New Roman" w:hAnsi="Times New Roman" w:cs="Times New Roman"/>
            <w:sz w:val="24"/>
            <w:szCs w:val="24"/>
            <w:lang w:val="en-AU"/>
          </w:rPr>
          <w:t>.</w:t>
        </w:r>
        <w:r w:rsidR="00736C12" w:rsidRPr="00B45C4E">
          <w:rPr>
            <w:rFonts w:ascii="Times New Roman" w:hAnsi="Times New Roman" w:cs="Times New Roman"/>
            <w:sz w:val="24"/>
            <w:szCs w:val="24"/>
            <w:lang w:val="en-AU"/>
          </w:rPr>
          <w:t xml:space="preserve"> </w:t>
        </w:r>
      </w:ins>
      <w:ins w:id="924" w:author="Azaz Farooq" w:date="2020-11-06T22:39:00Z">
        <w:del w:id="925" w:author="Engr.Azaz" w:date="2020-11-07T23:03:00Z">
          <w:r w:rsidR="008C00B1" w:rsidRPr="008C00B1" w:rsidDel="00736C12">
            <w:rPr>
              <w:rFonts w:ascii="Times New Roman" w:hAnsi="Times New Roman" w:cs="Times New Roman"/>
              <w:color w:val="FF0000"/>
              <w:sz w:val="24"/>
              <w:lang w:val="en-AU"/>
              <w:rPrChange w:id="926" w:author="Azaz Farooq" w:date="2020-11-06T22:39:00Z">
                <w:rPr>
                  <w:rFonts w:ascii="Times New Roman" w:hAnsi="Times New Roman" w:cs="Times New Roman"/>
                  <w:sz w:val="24"/>
                  <w:lang w:val="en-AU"/>
                </w:rPr>
              </w:rPrChange>
            </w:rPr>
            <w:delText xml:space="preserve">Proakis et al. </w:delText>
          </w:r>
        </w:del>
        <w:r w:rsidR="008C00B1" w:rsidRPr="008C00B1">
          <w:rPr>
            <w:rFonts w:ascii="Times New Roman" w:hAnsi="Times New Roman" w:cs="Times New Roman"/>
            <w:sz w:val="24"/>
            <w:lang w:val="en-AU"/>
          </w:rPr>
          <w:t xml:space="preserve">state that </w:t>
        </w:r>
      </w:ins>
      <w:ins w:id="927" w:author="Azaz Farooq" w:date="2020-11-07T13:13:00Z">
        <w:r w:rsidR="002329EC">
          <w:rPr>
            <w:rFonts w:ascii="Times New Roman" w:hAnsi="Times New Roman" w:cs="Times New Roman"/>
            <w:sz w:val="24"/>
            <w:lang w:val="en-AU"/>
          </w:rPr>
          <w:t>‘</w:t>
        </w:r>
      </w:ins>
      <w:ins w:id="928" w:author="Azaz Farooq" w:date="2020-11-06T22:39:00Z">
        <w:r w:rsidR="008C00B1" w:rsidRPr="008C00B1">
          <w:rPr>
            <w:rFonts w:ascii="Times New Roman" w:hAnsi="Times New Roman" w:cs="Times New Roman"/>
            <w:sz w:val="24"/>
            <w:lang w:val="en-AU"/>
          </w:rPr>
          <w:t>n</w:t>
        </w:r>
      </w:ins>
      <w:ins w:id="929" w:author="Azaz Farooq" w:date="2020-11-07T13:13:00Z">
        <w:r w:rsidR="002329EC">
          <w:rPr>
            <w:rFonts w:ascii="Times New Roman" w:hAnsi="Times New Roman" w:cs="Times New Roman"/>
            <w:sz w:val="24"/>
            <w:lang w:val="en-AU"/>
          </w:rPr>
          <w:t>’</w:t>
        </w:r>
      </w:ins>
      <w:ins w:id="930" w:author="Azaz Farooq" w:date="2020-11-06T22:39:00Z">
        <w:r w:rsidR="008C00B1" w:rsidRPr="008C00B1">
          <w:rPr>
            <w:rFonts w:ascii="Times New Roman" w:hAnsi="Times New Roman" w:cs="Times New Roman"/>
            <w:sz w:val="24"/>
            <w:lang w:val="en-AU"/>
          </w:rPr>
          <w:t xml:space="preserve"> represents the index of the discrete-time instants as the independent variable. This allows the signal to become a function of an integer variable.</w:t>
        </w:r>
        <w:r w:rsidR="004C6B36">
          <w:rPr>
            <w:rFonts w:ascii="Times New Roman" w:hAnsi="Times New Roman" w:cs="Times New Roman"/>
            <w:sz w:val="24"/>
            <w:lang w:val="en-AU"/>
          </w:rPr>
          <w:t xml:space="preserve"> </w:t>
        </w:r>
      </w:ins>
      <w:ins w:id="931" w:author="Azaz Farooq" w:date="2020-11-06T22:40:00Z">
        <w:r w:rsidR="007C3C9F" w:rsidRPr="007C3C9F">
          <w:rPr>
            <w:rFonts w:ascii="Times New Roman" w:hAnsi="Times New Roman" w:cs="Times New Roman"/>
            <w:sz w:val="24"/>
            <w:lang w:val="en-AU"/>
          </w:rPr>
          <w:t>The</w:t>
        </w:r>
        <w:r w:rsidR="001D0053">
          <w:rPr>
            <w:rFonts w:ascii="Times New Roman" w:hAnsi="Times New Roman" w:cs="Times New Roman"/>
            <w:sz w:val="24"/>
            <w:lang w:val="en-AU"/>
          </w:rPr>
          <w:t xml:space="preserve"> signals used in the 1D case </w:t>
        </w:r>
        <w:r w:rsidR="00FA7399">
          <w:rPr>
            <w:rFonts w:ascii="Times New Roman" w:hAnsi="Times New Roman" w:cs="Times New Roman"/>
            <w:sz w:val="24"/>
            <w:lang w:val="en-AU"/>
          </w:rPr>
          <w:t xml:space="preserve">are </w:t>
        </w:r>
        <w:proofErr w:type="spellStart"/>
        <w:r w:rsidR="00FA7399">
          <w:rPr>
            <w:rFonts w:ascii="Times New Roman" w:hAnsi="Times New Roman" w:cs="Times New Roman"/>
            <w:sz w:val="24"/>
            <w:lang w:val="en-AU"/>
          </w:rPr>
          <w:t>analog</w:t>
        </w:r>
        <w:proofErr w:type="spellEnd"/>
        <w:del w:id="932" w:author="Engr.Azaz" w:date="2020-11-07T21:49:00Z">
          <w:r w:rsidR="00FA7399" w:rsidDel="002E3DBC">
            <w:rPr>
              <w:rFonts w:ascii="Times New Roman" w:hAnsi="Times New Roman" w:cs="Times New Roman"/>
              <w:sz w:val="24"/>
              <w:lang w:val="en-AU"/>
            </w:rPr>
            <w:delText>ue</w:delText>
          </w:r>
        </w:del>
        <w:r w:rsidR="00FA7399">
          <w:rPr>
            <w:rFonts w:ascii="Times New Roman" w:hAnsi="Times New Roman" w:cs="Times New Roman"/>
            <w:sz w:val="24"/>
            <w:lang w:val="en-AU"/>
          </w:rPr>
          <w:t xml:space="preserve"> signals</w:t>
        </w:r>
        <w:r w:rsidR="00DE33BC">
          <w:rPr>
            <w:rFonts w:ascii="Times New Roman" w:hAnsi="Times New Roman" w:cs="Times New Roman"/>
            <w:sz w:val="24"/>
            <w:lang w:val="en-AU"/>
          </w:rPr>
          <w:t xml:space="preserve">, with </w:t>
        </w:r>
      </w:ins>
      <w:ins w:id="933" w:author="Engr.Azaz" w:date="2020-11-07T21:49:00Z">
        <w:r w:rsidR="002E3DBC">
          <w:rPr>
            <w:rFonts w:ascii="Times New Roman" w:hAnsi="Times New Roman" w:cs="Times New Roman"/>
            <w:sz w:val="24"/>
            <w:lang w:val="en-AU"/>
          </w:rPr>
          <w:t xml:space="preserve">a </w:t>
        </w:r>
      </w:ins>
      <w:ins w:id="934" w:author="Azaz Farooq" w:date="2020-11-06T22:40:00Z">
        <w:r w:rsidR="00DE33BC">
          <w:rPr>
            <w:rFonts w:ascii="Times New Roman" w:hAnsi="Times New Roman" w:cs="Times New Roman"/>
            <w:sz w:val="24"/>
            <w:lang w:val="en-AU"/>
          </w:rPr>
          <w:t xml:space="preserve">constant </w:t>
        </w:r>
      </w:ins>
      <w:ins w:id="935" w:author="Azaz Farooq" w:date="2020-11-07T13:37:00Z">
        <w:r w:rsidR="00283598">
          <w:rPr>
            <w:rFonts w:ascii="Times New Roman" w:hAnsi="Times New Roman" w:cs="Times New Roman"/>
            <w:sz w:val="24"/>
            <w:lang w:val="en-AU"/>
          </w:rPr>
          <w:t xml:space="preserve">sample </w:t>
        </w:r>
      </w:ins>
      <w:ins w:id="936" w:author="Azaz Farooq" w:date="2020-11-06T22:40:00Z">
        <w:r w:rsidR="00DE33BC">
          <w:rPr>
            <w:rFonts w:ascii="Times New Roman" w:hAnsi="Times New Roman" w:cs="Times New Roman"/>
            <w:sz w:val="24"/>
            <w:lang w:val="en-AU"/>
          </w:rPr>
          <w:t>time</w:t>
        </w:r>
        <w:del w:id="937" w:author="Engr.Azaz" w:date="2020-11-07T21:49:00Z">
          <w:r w:rsidR="007C3C9F" w:rsidRPr="007C3C9F" w:rsidDel="002E3DBC">
            <w:rPr>
              <w:rFonts w:ascii="Times New Roman" w:hAnsi="Times New Roman" w:cs="Times New Roman"/>
              <w:sz w:val="24"/>
              <w:lang w:val="en-AU"/>
            </w:rPr>
            <w:delText xml:space="preserve"> </w:delText>
          </w:r>
        </w:del>
      </w:ins>
      <w:ins w:id="938" w:author="Azaz Farooq" w:date="2020-11-07T13:51:00Z">
        <w:del w:id="939" w:author="Engr.Azaz" w:date="2020-11-07T21:49:00Z">
          <w:r w:rsidR="00495821" w:rsidDel="002E3DBC">
            <w:rPr>
              <w:rFonts w:ascii="Times New Roman" w:hAnsi="Times New Roman" w:cs="Times New Roman"/>
              <w:sz w:val="24"/>
              <w:lang w:val="en-AU"/>
            </w:rPr>
            <w:delText>period</w:delText>
          </w:r>
        </w:del>
        <w:r w:rsidR="006973E1">
          <w:rPr>
            <w:rFonts w:ascii="Times New Roman" w:hAnsi="Times New Roman" w:cs="Times New Roman"/>
            <w:sz w:val="24"/>
            <w:lang w:val="en-AU"/>
          </w:rPr>
          <w:t xml:space="preserve"> </w:t>
        </w:r>
        <w:r w:rsidR="00495821">
          <w:rPr>
            <w:rFonts w:ascii="Times New Roman" w:hAnsi="Times New Roman" w:cs="Times New Roman"/>
            <w:sz w:val="24"/>
            <w:lang w:val="en-AU"/>
          </w:rPr>
          <w:t>‘t’</w:t>
        </w:r>
      </w:ins>
      <w:ins w:id="940" w:author="Azaz Farooq" w:date="2020-11-06T22:40:00Z">
        <w:r w:rsidR="007C3C9F" w:rsidRPr="007C3C9F">
          <w:rPr>
            <w:rFonts w:ascii="Times New Roman" w:hAnsi="Times New Roman" w:cs="Times New Roman"/>
            <w:sz w:val="24"/>
            <w:lang w:val="en-AU"/>
          </w:rPr>
          <w:t>, the time between successive samples</w:t>
        </w:r>
        <w:r w:rsidR="008F462E">
          <w:rPr>
            <w:rFonts w:ascii="Times New Roman" w:hAnsi="Times New Roman" w:cs="Times New Roman"/>
            <w:sz w:val="24"/>
            <w:lang w:val="en-AU"/>
          </w:rPr>
          <w:t>.</w:t>
        </w:r>
      </w:ins>
      <w:ins w:id="941" w:author="Azaz Farooq" w:date="2020-11-07T13:35:00Z">
        <w:r w:rsidR="00F06B11" w:rsidRPr="00F06B11">
          <w:rPr>
            <w:color w:val="FF0000"/>
            <w:lang w:val="en-AU"/>
          </w:rPr>
          <w:t xml:space="preserve"> </w:t>
        </w:r>
        <w:r w:rsidR="00F06B11" w:rsidRPr="00F06B11">
          <w:rPr>
            <w:rFonts w:ascii="Times New Roman" w:hAnsi="Times New Roman" w:cs="Times New Roman"/>
            <w:sz w:val="24"/>
            <w:lang w:val="en-AU"/>
          </w:rPr>
          <w:t xml:space="preserve">The reciprocal of the sampling period is known as the sampling rate Fs, which represents the samples per second. </w:t>
        </w:r>
      </w:ins>
      <w:ins w:id="942" w:author="Azaz Farooq" w:date="2020-11-06T22:41:00Z">
        <w:r w:rsidR="00385BC8">
          <w:rPr>
            <w:rFonts w:ascii="Times New Roman" w:hAnsi="Times New Roman" w:cs="Times New Roman"/>
            <w:sz w:val="24"/>
            <w:lang w:val="en-AU"/>
          </w:rPr>
          <w:t xml:space="preserve"> </w:t>
        </w:r>
      </w:ins>
      <w:ins w:id="943" w:author="Azaz Farooq" w:date="2020-11-07T13:39:00Z">
        <w:r w:rsidR="00440FF7" w:rsidRPr="00440FF7">
          <w:rPr>
            <w:rFonts w:ascii="Times New Roman" w:hAnsi="Times New Roman" w:cs="Times New Roman"/>
            <w:sz w:val="24"/>
          </w:rPr>
          <w:t xml:space="preserve">The signal data is stored in a .txt file, (UTF-8 encoding) with </w:t>
        </w:r>
      </w:ins>
      <w:ins w:id="944" w:author="Engr.Azaz" w:date="2020-11-07T21:49:00Z">
        <w:r w:rsidR="002E3DBC">
          <w:rPr>
            <w:rFonts w:ascii="Times New Roman" w:hAnsi="Times New Roman" w:cs="Times New Roman"/>
            <w:sz w:val="24"/>
          </w:rPr>
          <w:t xml:space="preserve">a </w:t>
        </w:r>
      </w:ins>
      <w:ins w:id="945" w:author="Azaz Farooq" w:date="2020-11-07T13:39:00Z">
        <w:r w:rsidR="00440FF7" w:rsidRPr="00440FF7">
          <w:rPr>
            <w:rFonts w:ascii="Times New Roman" w:hAnsi="Times New Roman" w:cs="Times New Roman"/>
            <w:sz w:val="24"/>
          </w:rPr>
          <w:t xml:space="preserve">data point separated </w:t>
        </w:r>
        <w:del w:id="946" w:author="Engr.Azaz" w:date="2020-11-07T21:50:00Z">
          <w:r w:rsidR="00440FF7" w:rsidRPr="00440FF7" w:rsidDel="002E3DBC">
            <w:rPr>
              <w:rFonts w:ascii="Times New Roman" w:hAnsi="Times New Roman" w:cs="Times New Roman"/>
              <w:sz w:val="24"/>
            </w:rPr>
            <w:delText>with</w:delText>
          </w:r>
        </w:del>
      </w:ins>
      <w:ins w:id="947" w:author="Engr.Azaz" w:date="2020-11-07T21:50:00Z">
        <w:r w:rsidR="002E3DBC">
          <w:rPr>
            <w:rFonts w:ascii="Times New Roman" w:hAnsi="Times New Roman" w:cs="Times New Roman"/>
            <w:sz w:val="24"/>
          </w:rPr>
          <w:t>by</w:t>
        </w:r>
      </w:ins>
      <w:ins w:id="948" w:author="Azaz Farooq" w:date="2020-11-07T13:39:00Z">
        <w:r w:rsidR="00440FF7" w:rsidRPr="00440FF7">
          <w:rPr>
            <w:rFonts w:ascii="Times New Roman" w:hAnsi="Times New Roman" w:cs="Times New Roman"/>
            <w:sz w:val="24"/>
          </w:rPr>
          <w:t xml:space="preserve"> a carriage return operator.</w:t>
        </w:r>
      </w:ins>
    </w:p>
    <w:p w14:paraId="7D51A341" w14:textId="77777777" w:rsidR="00272C42" w:rsidRPr="00800054" w:rsidRDefault="00272C42">
      <w:pPr>
        <w:spacing w:line="360" w:lineRule="auto"/>
        <w:ind w:left="720"/>
        <w:rPr>
          <w:ins w:id="949" w:author="Azaz Farooq" w:date="2020-11-06T22:48:00Z"/>
          <w:rFonts w:ascii="Times New Roman" w:hAnsi="Times New Roman" w:cs="Times New Roman"/>
          <w:bCs/>
          <w:rPrChange w:id="950" w:author="Azaz Farooq" w:date="2020-11-07T19:55:00Z">
            <w:rPr>
              <w:ins w:id="951" w:author="Azaz Farooq" w:date="2020-11-06T22:48:00Z"/>
              <w:b/>
              <w:bCs/>
            </w:rPr>
          </w:rPrChange>
        </w:rPr>
        <w:pPrChange w:id="952" w:author="Azaz Farooq" w:date="2020-11-07T19:56:00Z">
          <w:pPr/>
        </w:pPrChange>
      </w:pPr>
      <w:ins w:id="953" w:author="Azaz Farooq" w:date="2020-11-06T22:42:00Z">
        <w:r w:rsidRPr="00800054">
          <w:rPr>
            <w:rFonts w:ascii="Times New Roman" w:hAnsi="Times New Roman" w:cs="Times New Roman"/>
            <w:bCs/>
            <w:rPrChange w:id="954" w:author="Azaz Farooq" w:date="2020-11-07T19:55:00Z">
              <w:rPr>
                <w:b/>
                <w:bCs/>
              </w:rPr>
            </w:rPrChange>
          </w:rPr>
          <w:t xml:space="preserve">Analysis </w:t>
        </w:r>
      </w:ins>
      <w:ins w:id="955" w:author="Azaz Farooq" w:date="2020-11-06T22:43:00Z">
        <w:r w:rsidR="00F05B03" w:rsidRPr="00800054">
          <w:rPr>
            <w:rFonts w:ascii="Times New Roman" w:hAnsi="Times New Roman" w:cs="Times New Roman"/>
            <w:bCs/>
            <w:rPrChange w:id="956" w:author="Azaz Farooq" w:date="2020-11-07T19:55:00Z">
              <w:rPr>
                <w:b/>
                <w:bCs/>
              </w:rPr>
            </w:rPrChange>
          </w:rPr>
          <w:t>–</w:t>
        </w:r>
      </w:ins>
      <w:ins w:id="957" w:author="Azaz Farooq" w:date="2020-11-06T22:42:00Z">
        <w:r w:rsidRPr="00800054">
          <w:rPr>
            <w:rFonts w:ascii="Times New Roman" w:hAnsi="Times New Roman" w:cs="Times New Roman"/>
            <w:bCs/>
            <w:rPrChange w:id="958" w:author="Azaz Farooq" w:date="2020-11-07T19:55:00Z">
              <w:rPr>
                <w:b/>
                <w:bCs/>
              </w:rPr>
            </w:rPrChange>
          </w:rPr>
          <w:t xml:space="preserve"> temporal</w:t>
        </w:r>
      </w:ins>
    </w:p>
    <w:p w14:paraId="3FF0F15F" w14:textId="7FDE93DC" w:rsidR="00D76A95" w:rsidRDefault="00CE5945">
      <w:pPr>
        <w:spacing w:line="360" w:lineRule="auto"/>
        <w:jc w:val="both"/>
        <w:rPr>
          <w:ins w:id="959" w:author="Azaz Farooq" w:date="2020-11-06T23:01:00Z"/>
          <w:rFonts w:ascii="Times New Roman" w:hAnsi="Times New Roman" w:cs="Times New Roman"/>
          <w:bCs/>
          <w:sz w:val="24"/>
        </w:rPr>
        <w:pPrChange w:id="960" w:author="Azaz Farooq" w:date="2020-11-07T18:08:00Z">
          <w:pPr>
            <w:jc w:val="both"/>
          </w:pPr>
        </w:pPrChange>
      </w:pPr>
      <w:ins w:id="961" w:author="Azaz Farooq" w:date="2020-11-07T13:42:00Z">
        <w:r>
          <w:rPr>
            <w:rFonts w:ascii="Times New Roman" w:hAnsi="Times New Roman" w:cs="Times New Roman"/>
            <w:bCs/>
            <w:sz w:val="24"/>
          </w:rPr>
          <w:t>T</w:t>
        </w:r>
        <w:r w:rsidRPr="00CE5945">
          <w:rPr>
            <w:rFonts w:ascii="Times New Roman" w:hAnsi="Times New Roman" w:cs="Times New Roman"/>
            <w:bCs/>
            <w:sz w:val="24"/>
          </w:rPr>
          <w:t xml:space="preserve">he theory outline in Chapter 2 is </w:t>
        </w:r>
        <w:r w:rsidR="00CB4790">
          <w:rPr>
            <w:rFonts w:ascii="Times New Roman" w:hAnsi="Times New Roman" w:cs="Times New Roman"/>
            <w:bCs/>
            <w:sz w:val="24"/>
          </w:rPr>
          <w:t>a</w:t>
        </w:r>
      </w:ins>
      <w:ins w:id="962" w:author="Azaz Farooq" w:date="2020-11-06T22:50:00Z">
        <w:r w:rsidR="001E16DF" w:rsidRPr="001E16DF">
          <w:rPr>
            <w:rFonts w:ascii="Times New Roman" w:hAnsi="Times New Roman" w:cs="Times New Roman"/>
            <w:bCs/>
            <w:sz w:val="24"/>
          </w:rPr>
          <w:t>pplied to</w:t>
        </w:r>
        <w:r w:rsidR="0031689E">
          <w:rPr>
            <w:rFonts w:ascii="Times New Roman" w:hAnsi="Times New Roman" w:cs="Times New Roman"/>
            <w:bCs/>
            <w:sz w:val="24"/>
          </w:rPr>
          <w:t xml:space="preserve"> temporal 1D cross</w:t>
        </w:r>
        <w:del w:id="963" w:author="Engr.Azaz" w:date="2020-11-07T21:50:00Z">
          <w:r w:rsidR="0031689E" w:rsidDel="002E3DBC">
            <w:rPr>
              <w:rFonts w:ascii="Times New Roman" w:hAnsi="Times New Roman" w:cs="Times New Roman"/>
              <w:bCs/>
              <w:sz w:val="24"/>
            </w:rPr>
            <w:delText xml:space="preserve"> </w:delText>
          </w:r>
        </w:del>
      </w:ins>
      <w:ins w:id="964" w:author="Engr.Azaz" w:date="2020-11-07T21:50:00Z">
        <w:r w:rsidR="002E3DBC">
          <w:rPr>
            <w:rFonts w:ascii="Times New Roman" w:hAnsi="Times New Roman" w:cs="Times New Roman"/>
            <w:bCs/>
            <w:sz w:val="24"/>
          </w:rPr>
          <w:t>-</w:t>
        </w:r>
      </w:ins>
      <w:ins w:id="965" w:author="Azaz Farooq" w:date="2020-11-06T22:50:00Z">
        <w:r w:rsidR="0031689E">
          <w:rPr>
            <w:rFonts w:ascii="Times New Roman" w:hAnsi="Times New Roman" w:cs="Times New Roman"/>
            <w:bCs/>
            <w:sz w:val="24"/>
          </w:rPr>
          <w:t xml:space="preserve">correlation. </w:t>
        </w:r>
      </w:ins>
      <w:ins w:id="966" w:author="Azaz Farooq" w:date="2020-11-06T22:52:00Z">
        <w:r w:rsidR="004573E6" w:rsidRPr="004573E6">
          <w:rPr>
            <w:rFonts w:ascii="Times New Roman" w:hAnsi="Times New Roman" w:cs="Times New Roman"/>
            <w:bCs/>
            <w:sz w:val="24"/>
          </w:rPr>
          <w:t xml:space="preserve">The </w:t>
        </w:r>
      </w:ins>
      <w:ins w:id="967" w:author="Azaz Farooq" w:date="2020-11-07T13:43:00Z">
        <w:r w:rsidR="0023548A">
          <w:rPr>
            <w:rFonts w:ascii="Times New Roman" w:hAnsi="Times New Roman" w:cs="Times New Roman"/>
            <w:bCs/>
            <w:sz w:val="24"/>
          </w:rPr>
          <w:t>selected</w:t>
        </w:r>
      </w:ins>
      <w:ins w:id="968" w:author="Azaz Farooq" w:date="2020-11-06T22:52:00Z">
        <w:r w:rsidR="004573E6" w:rsidRPr="004573E6">
          <w:rPr>
            <w:rFonts w:ascii="Times New Roman" w:hAnsi="Times New Roman" w:cs="Times New Roman"/>
            <w:bCs/>
            <w:sz w:val="24"/>
          </w:rPr>
          <w:t xml:space="preserve"> pattern and template signals are stored separately as lists and passed into the </w:t>
        </w:r>
        <w:proofErr w:type="spellStart"/>
        <w:r w:rsidR="004573E6" w:rsidRPr="004573E6">
          <w:rPr>
            <w:rFonts w:ascii="Times New Roman" w:hAnsi="Times New Roman" w:cs="Times New Roman"/>
            <w:bCs/>
            <w:i/>
            <w:iCs/>
            <w:sz w:val="24"/>
          </w:rPr>
          <w:t>find_offset</w:t>
        </w:r>
        <w:proofErr w:type="spellEnd"/>
        <w:r w:rsidR="004573E6" w:rsidRPr="004573E6">
          <w:rPr>
            <w:rFonts w:ascii="Times New Roman" w:hAnsi="Times New Roman" w:cs="Times New Roman"/>
            <w:bCs/>
            <w:sz w:val="24"/>
          </w:rPr>
          <w:t xml:space="preserve"> </w:t>
        </w:r>
        <w:r w:rsidR="004573E6" w:rsidRPr="004573E6">
          <w:rPr>
            <w:rFonts w:ascii="Times New Roman" w:hAnsi="Times New Roman" w:cs="Times New Roman"/>
            <w:bCs/>
            <w:sz w:val="24"/>
          </w:rPr>
          <w:lastRenderedPageBreak/>
          <w:t xml:space="preserve">function. </w:t>
        </w:r>
        <w:proofErr w:type="spellStart"/>
        <w:r w:rsidR="004573E6" w:rsidRPr="004573E6">
          <w:rPr>
            <w:rFonts w:ascii="Times New Roman" w:hAnsi="Times New Roman" w:cs="Times New Roman"/>
            <w:bCs/>
            <w:i/>
            <w:iCs/>
            <w:sz w:val="24"/>
          </w:rPr>
          <w:t>find_offset</w:t>
        </w:r>
        <w:proofErr w:type="spellEnd"/>
        <w:r w:rsidR="004573E6" w:rsidRPr="004573E6">
          <w:rPr>
            <w:rFonts w:ascii="Times New Roman" w:hAnsi="Times New Roman" w:cs="Times New Roman"/>
            <w:bCs/>
            <w:sz w:val="24"/>
          </w:rPr>
          <w:t xml:space="preserve"> </w:t>
        </w:r>
      </w:ins>
      <w:ins w:id="969" w:author="Azaz Farooq" w:date="2020-11-07T13:45:00Z">
        <w:r w:rsidR="00B107EB">
          <w:rPr>
            <w:rFonts w:ascii="Times New Roman" w:hAnsi="Times New Roman" w:cs="Times New Roman"/>
            <w:bCs/>
            <w:sz w:val="24"/>
          </w:rPr>
          <w:t>examines</w:t>
        </w:r>
      </w:ins>
      <w:ins w:id="970" w:author="Azaz Farooq" w:date="2020-11-06T22:52:00Z">
        <w:r w:rsidR="004573E6" w:rsidRPr="004573E6">
          <w:rPr>
            <w:rFonts w:ascii="Times New Roman" w:hAnsi="Times New Roman" w:cs="Times New Roman"/>
            <w:bCs/>
            <w:sz w:val="24"/>
          </w:rPr>
          <w:t xml:space="preserve"> the shift by calculating the index of the maximum value determined from a list of cross</w:t>
        </w:r>
        <w:del w:id="971" w:author="Engr.Azaz" w:date="2020-11-07T21:50:00Z">
          <w:r w:rsidR="004573E6" w:rsidRPr="004573E6" w:rsidDel="002E3DBC">
            <w:rPr>
              <w:rFonts w:ascii="Times New Roman" w:hAnsi="Times New Roman" w:cs="Times New Roman"/>
              <w:bCs/>
              <w:sz w:val="24"/>
            </w:rPr>
            <w:delText xml:space="preserve"> </w:delText>
          </w:r>
        </w:del>
      </w:ins>
      <w:ins w:id="972" w:author="Engr.Azaz" w:date="2020-11-07T21:50:00Z">
        <w:r w:rsidR="002E3DBC">
          <w:rPr>
            <w:rFonts w:ascii="Times New Roman" w:hAnsi="Times New Roman" w:cs="Times New Roman"/>
            <w:bCs/>
            <w:sz w:val="24"/>
          </w:rPr>
          <w:t>-</w:t>
        </w:r>
      </w:ins>
      <w:ins w:id="973" w:author="Azaz Farooq" w:date="2020-11-06T22:52:00Z">
        <w:r w:rsidR="004573E6" w:rsidRPr="004573E6">
          <w:rPr>
            <w:rFonts w:ascii="Times New Roman" w:hAnsi="Times New Roman" w:cs="Times New Roman"/>
            <w:bCs/>
            <w:sz w:val="24"/>
          </w:rPr>
          <w:t>correlation coefficients. To determine the cross-correlation coefficients, the template array is zero-padded with the length of the pattern</w:t>
        </w:r>
      </w:ins>
      <w:ins w:id="974" w:author="Azaz Farooq" w:date="2020-11-07T13:46:00Z">
        <w:r w:rsidR="00C71F35">
          <w:rPr>
            <w:rFonts w:ascii="Times New Roman" w:hAnsi="Times New Roman" w:cs="Times New Roman"/>
            <w:bCs/>
            <w:sz w:val="24"/>
          </w:rPr>
          <w:t>,</w:t>
        </w:r>
      </w:ins>
      <w:ins w:id="975" w:author="Azaz Farooq" w:date="2020-11-06T22:52:00Z">
        <w:r w:rsidR="002B18D5">
          <w:rPr>
            <w:rFonts w:ascii="Times New Roman" w:hAnsi="Times New Roman" w:cs="Times New Roman"/>
            <w:bCs/>
            <w:sz w:val="24"/>
          </w:rPr>
          <w:t xml:space="preserve"> [array -1] at both</w:t>
        </w:r>
        <w:r w:rsidR="004573E6" w:rsidRPr="004573E6">
          <w:rPr>
            <w:rFonts w:ascii="Times New Roman" w:hAnsi="Times New Roman" w:cs="Times New Roman"/>
            <w:bCs/>
            <w:sz w:val="24"/>
          </w:rPr>
          <w:t xml:space="preserve"> end</w:t>
        </w:r>
      </w:ins>
      <w:ins w:id="976" w:author="Engr.Azaz" w:date="2020-11-07T21:50:00Z">
        <w:r w:rsidR="002E3DBC">
          <w:rPr>
            <w:rFonts w:ascii="Times New Roman" w:hAnsi="Times New Roman" w:cs="Times New Roman"/>
            <w:bCs/>
            <w:sz w:val="24"/>
          </w:rPr>
          <w:t>s</w:t>
        </w:r>
      </w:ins>
      <w:ins w:id="977" w:author="Azaz Farooq" w:date="2020-11-06T22:52:00Z">
        <w:r w:rsidR="004573E6" w:rsidRPr="004573E6">
          <w:rPr>
            <w:rFonts w:ascii="Times New Roman" w:hAnsi="Times New Roman" w:cs="Times New Roman"/>
            <w:bCs/>
            <w:sz w:val="24"/>
          </w:rPr>
          <w:t xml:space="preserve">. </w:t>
        </w:r>
      </w:ins>
    </w:p>
    <w:p w14:paraId="19688DA0" w14:textId="01A57AE2" w:rsidR="002F2AD5" w:rsidRDefault="009C589F">
      <w:pPr>
        <w:spacing w:line="360" w:lineRule="auto"/>
        <w:jc w:val="both"/>
        <w:rPr>
          <w:ins w:id="978" w:author="Azaz Farooq" w:date="2020-11-07T13:55:00Z"/>
          <w:rFonts w:ascii="Times New Roman" w:hAnsi="Times New Roman" w:cs="Times New Roman"/>
          <w:bCs/>
          <w:sz w:val="24"/>
          <w:lang w:val="en-AU"/>
        </w:rPr>
        <w:pPrChange w:id="979" w:author="Azaz Farooq" w:date="2020-11-07T18:08:00Z">
          <w:pPr>
            <w:jc w:val="both"/>
          </w:pPr>
        </w:pPrChange>
      </w:pPr>
      <w:ins w:id="980" w:author="Azaz Farooq" w:date="2020-11-07T13:55:00Z">
        <w:r w:rsidRPr="00707313">
          <w:rPr>
            <w:noProof/>
          </w:rPr>
          <w:drawing>
            <wp:anchor distT="0" distB="0" distL="114300" distR="114300" simplePos="0" relativeHeight="251661312" behindDoc="0" locked="0" layoutInCell="1" allowOverlap="1" wp14:anchorId="04555878" wp14:editId="592FA7F8">
              <wp:simplePos x="0" y="0"/>
              <wp:positionH relativeFrom="column">
                <wp:posOffset>2113280</wp:posOffset>
              </wp:positionH>
              <wp:positionV relativeFrom="paragraph">
                <wp:posOffset>1520190</wp:posOffset>
              </wp:positionV>
              <wp:extent cx="1696873" cy="547950"/>
              <wp:effectExtent l="0" t="0" r="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8296" t="22165" r="36500" b="64538"/>
                      <a:stretch/>
                    </pic:blipFill>
                    <pic:spPr bwMode="auto">
                      <a:xfrm>
                        <a:off x="0" y="0"/>
                        <a:ext cx="1696873" cy="547950"/>
                      </a:xfrm>
                      <a:prstGeom prst="rect">
                        <a:avLst/>
                      </a:prstGeom>
                      <a:ln>
                        <a:noFill/>
                      </a:ln>
                      <a:extLst>
                        <a:ext uri="{53640926-AAD7-44D8-BBD7-CCE9431645EC}">
                          <a14:shadowObscured xmlns:a14="http://schemas.microsoft.com/office/drawing/2010/main"/>
                        </a:ext>
                      </a:extLst>
                    </pic:spPr>
                  </pic:pic>
                </a:graphicData>
              </a:graphic>
            </wp:anchor>
          </w:drawing>
        </w:r>
      </w:ins>
      <w:ins w:id="981" w:author="Azaz Farooq" w:date="2020-11-06T22:52:00Z">
        <w:r w:rsidR="004573E6" w:rsidRPr="004573E6">
          <w:rPr>
            <w:rFonts w:ascii="Times New Roman" w:hAnsi="Times New Roman" w:cs="Times New Roman"/>
            <w:bCs/>
            <w:sz w:val="24"/>
          </w:rPr>
          <w:t xml:space="preserve">Then the </w:t>
        </w:r>
      </w:ins>
      <w:ins w:id="982" w:author="Azaz Farooq" w:date="2020-11-07T13:48:00Z">
        <w:r w:rsidR="002A5DA6">
          <w:rPr>
            <w:rFonts w:ascii="Times New Roman" w:hAnsi="Times New Roman" w:cs="Times New Roman"/>
            <w:bCs/>
            <w:sz w:val="24"/>
          </w:rPr>
          <w:t>result</w:t>
        </w:r>
      </w:ins>
      <w:ins w:id="983" w:author="Azaz Farooq" w:date="2020-11-06T22:52:00Z">
        <w:r w:rsidR="004573E6" w:rsidRPr="004573E6">
          <w:rPr>
            <w:rFonts w:ascii="Times New Roman" w:hAnsi="Times New Roman" w:cs="Times New Roman"/>
            <w:bCs/>
            <w:sz w:val="24"/>
          </w:rPr>
          <w:t xml:space="preserve"> of the </w:t>
        </w:r>
      </w:ins>
      <w:ins w:id="984" w:author="Azaz Farooq" w:date="2020-11-07T13:48:00Z">
        <w:r w:rsidR="00FB5A29">
          <w:rPr>
            <w:rFonts w:ascii="Times New Roman" w:hAnsi="Times New Roman" w:cs="Times New Roman"/>
            <w:bCs/>
            <w:sz w:val="24"/>
          </w:rPr>
          <w:t>convergence</w:t>
        </w:r>
      </w:ins>
      <w:ins w:id="985" w:author="Azaz Farooq" w:date="2020-11-06T22:52:00Z">
        <w:r w:rsidR="004573E6" w:rsidRPr="004573E6">
          <w:rPr>
            <w:rFonts w:ascii="Times New Roman" w:hAnsi="Times New Roman" w:cs="Times New Roman"/>
            <w:bCs/>
            <w:sz w:val="24"/>
          </w:rPr>
          <w:t xml:space="preserve"> between the pattern array and non-padding elements of template array for an iterated offset position of the index.</w:t>
        </w:r>
      </w:ins>
      <w:ins w:id="986" w:author="Azaz Farooq" w:date="2020-11-06T23:00:00Z">
        <w:r w:rsidR="00163774" w:rsidRPr="00163774">
          <w:rPr>
            <w:lang w:val="en-AU"/>
          </w:rPr>
          <w:t xml:space="preserve"> </w:t>
        </w:r>
        <w:r w:rsidR="00163774" w:rsidRPr="00163774">
          <w:rPr>
            <w:rFonts w:ascii="Times New Roman" w:hAnsi="Times New Roman" w:cs="Times New Roman"/>
            <w:bCs/>
            <w:sz w:val="24"/>
            <w:lang w:val="en-AU"/>
          </w:rPr>
          <w:t>For the two-signal data, the offset of the maximum cross</w:t>
        </w:r>
        <w:del w:id="987" w:author="Engr.Azaz" w:date="2020-11-07T21:50:00Z">
          <w:r w:rsidR="00163774" w:rsidRPr="00163774" w:rsidDel="002E3DBC">
            <w:rPr>
              <w:rFonts w:ascii="Times New Roman" w:hAnsi="Times New Roman" w:cs="Times New Roman"/>
              <w:bCs/>
              <w:sz w:val="24"/>
              <w:lang w:val="en-AU"/>
            </w:rPr>
            <w:delText xml:space="preserve"> </w:delText>
          </w:r>
        </w:del>
      </w:ins>
      <w:ins w:id="988" w:author="Engr.Azaz" w:date="2020-11-07T21:50:00Z">
        <w:r w:rsidR="002E3DBC">
          <w:rPr>
            <w:rFonts w:ascii="Times New Roman" w:hAnsi="Times New Roman" w:cs="Times New Roman"/>
            <w:bCs/>
            <w:sz w:val="24"/>
            <w:lang w:val="en-AU"/>
          </w:rPr>
          <w:t>-</w:t>
        </w:r>
      </w:ins>
      <w:ins w:id="989" w:author="Azaz Farooq" w:date="2020-11-06T23:00:00Z">
        <w:r w:rsidR="00163774" w:rsidRPr="00163774">
          <w:rPr>
            <w:rFonts w:ascii="Times New Roman" w:hAnsi="Times New Roman" w:cs="Times New Roman"/>
            <w:bCs/>
            <w:sz w:val="24"/>
            <w:lang w:val="en-AU"/>
          </w:rPr>
          <w:t xml:space="preserve">correlation value </w:t>
        </w:r>
      </w:ins>
      <w:ins w:id="990" w:author="Azaz Farooq" w:date="2020-11-07T13:49:00Z">
        <w:r w:rsidR="00156867">
          <w:rPr>
            <w:rFonts w:ascii="Times New Roman" w:hAnsi="Times New Roman" w:cs="Times New Roman"/>
            <w:bCs/>
            <w:sz w:val="24"/>
            <w:lang w:val="en-AU"/>
          </w:rPr>
          <w:t>specif</w:t>
        </w:r>
        <w:del w:id="991" w:author="Engr.Azaz" w:date="2020-11-07T21:50:00Z">
          <w:r w:rsidR="00156867" w:rsidDel="002E3DBC">
            <w:rPr>
              <w:rFonts w:ascii="Times New Roman" w:hAnsi="Times New Roman" w:cs="Times New Roman"/>
              <w:bCs/>
              <w:sz w:val="24"/>
              <w:lang w:val="en-AU"/>
            </w:rPr>
            <w:delText>y</w:delText>
          </w:r>
        </w:del>
      </w:ins>
      <w:ins w:id="992" w:author="Engr.Azaz" w:date="2020-11-07T21:50:00Z">
        <w:r w:rsidR="002E3DBC">
          <w:rPr>
            <w:rFonts w:ascii="Times New Roman" w:hAnsi="Times New Roman" w:cs="Times New Roman"/>
            <w:bCs/>
            <w:sz w:val="24"/>
            <w:lang w:val="en-AU"/>
          </w:rPr>
          <w:t>ies</w:t>
        </w:r>
      </w:ins>
      <w:ins w:id="993" w:author="Azaz Farooq" w:date="2020-11-06T23:00:00Z">
        <w:r w:rsidR="00163774" w:rsidRPr="00163774">
          <w:rPr>
            <w:rFonts w:ascii="Times New Roman" w:hAnsi="Times New Roman" w:cs="Times New Roman"/>
            <w:bCs/>
            <w:sz w:val="24"/>
            <w:lang w:val="en-AU"/>
          </w:rPr>
          <w:t xml:space="preserve"> the number of sample periods between the beginning of each signal file and the maximum </w:t>
        </w:r>
      </w:ins>
      <w:ins w:id="994" w:author="Azaz Farooq" w:date="2020-11-07T13:49:00Z">
        <w:r w:rsidR="00025B87">
          <w:rPr>
            <w:rFonts w:ascii="Times New Roman" w:hAnsi="Times New Roman" w:cs="Times New Roman"/>
            <w:bCs/>
            <w:sz w:val="24"/>
          </w:rPr>
          <w:t>convergence</w:t>
        </w:r>
      </w:ins>
      <w:ins w:id="995" w:author="Azaz Farooq" w:date="2020-11-06T23:00:00Z">
        <w:r w:rsidR="00163774" w:rsidRPr="00163774">
          <w:rPr>
            <w:rFonts w:ascii="Times New Roman" w:hAnsi="Times New Roman" w:cs="Times New Roman"/>
            <w:bCs/>
            <w:sz w:val="24"/>
            <w:lang w:val="en-AU"/>
          </w:rPr>
          <w:t>.</w:t>
        </w:r>
      </w:ins>
      <w:ins w:id="996" w:author="Azaz Farooq" w:date="2020-11-07T13:53:00Z">
        <w:r w:rsidR="002F2AD5" w:rsidRPr="002F2AD5">
          <w:rPr>
            <w:lang w:val="en-AU"/>
          </w:rPr>
          <w:t xml:space="preserve"> </w:t>
        </w:r>
        <w:r w:rsidR="002F2AD5" w:rsidRPr="002F2AD5">
          <w:rPr>
            <w:rFonts w:ascii="Times New Roman" w:hAnsi="Times New Roman" w:cs="Times New Roman"/>
            <w:bCs/>
            <w:sz w:val="24"/>
            <w:lang w:val="en-AU"/>
          </w:rPr>
          <w:t>The corresponding cross-correlation function will show a maximum</w:t>
        </w:r>
      </w:ins>
      <w:ins w:id="997" w:author="Azaz Farooq" w:date="2020-11-07T13:54:00Z">
        <w:r w:rsidR="001A349A">
          <w:rPr>
            <w:rFonts w:ascii="Times New Roman" w:hAnsi="Times New Roman" w:cs="Times New Roman"/>
            <w:bCs/>
            <w:sz w:val="24"/>
            <w:lang w:val="en-AU"/>
          </w:rPr>
          <w:t xml:space="preserve"> value</w:t>
        </w:r>
      </w:ins>
      <w:ins w:id="998" w:author="Azaz Farooq" w:date="2020-11-07T13:53:00Z">
        <w:r w:rsidR="002F2AD5" w:rsidRPr="002F2AD5">
          <w:rPr>
            <w:rFonts w:ascii="Times New Roman" w:hAnsi="Times New Roman" w:cs="Times New Roman"/>
            <w:bCs/>
            <w:sz w:val="24"/>
            <w:lang w:val="en-AU"/>
          </w:rPr>
          <w:t xml:space="preserve"> at the index where the </w:t>
        </w:r>
      </w:ins>
      <w:ins w:id="999" w:author="Azaz Farooq" w:date="2020-11-07T13:54:00Z">
        <w:r w:rsidR="00DD0618">
          <w:rPr>
            <w:rFonts w:ascii="Times New Roman" w:hAnsi="Times New Roman" w:cs="Times New Roman"/>
            <w:bCs/>
            <w:sz w:val="24"/>
            <w:lang w:val="en-AU"/>
          </w:rPr>
          <w:t>convergence</w:t>
        </w:r>
      </w:ins>
      <w:ins w:id="1000" w:author="Azaz Farooq" w:date="2020-11-07T13:53:00Z">
        <w:r w:rsidR="002F2AD5" w:rsidRPr="002F2AD5">
          <w:rPr>
            <w:rFonts w:ascii="Times New Roman" w:hAnsi="Times New Roman" w:cs="Times New Roman"/>
            <w:bCs/>
            <w:sz w:val="24"/>
            <w:lang w:val="en-AU"/>
          </w:rPr>
          <w:t xml:space="preserve"> </w:t>
        </w:r>
        <w:del w:id="1001" w:author="Engr.Azaz" w:date="2020-11-07T21:50:00Z">
          <w:r w:rsidR="002F2AD5" w:rsidRPr="002F2AD5" w:rsidDel="002E3DBC">
            <w:rPr>
              <w:rFonts w:ascii="Times New Roman" w:hAnsi="Times New Roman" w:cs="Times New Roman"/>
              <w:bCs/>
              <w:sz w:val="24"/>
              <w:lang w:val="en-AU"/>
            </w:rPr>
            <w:delText>are</w:delText>
          </w:r>
        </w:del>
      </w:ins>
      <w:ins w:id="1002" w:author="Engr.Azaz" w:date="2020-11-07T21:50:00Z">
        <w:r w:rsidR="002E3DBC">
          <w:rPr>
            <w:rFonts w:ascii="Times New Roman" w:hAnsi="Times New Roman" w:cs="Times New Roman"/>
            <w:bCs/>
            <w:sz w:val="24"/>
            <w:lang w:val="en-AU"/>
          </w:rPr>
          <w:t>is</w:t>
        </w:r>
      </w:ins>
      <w:ins w:id="1003" w:author="Azaz Farooq" w:date="2020-11-07T13:53:00Z">
        <w:r w:rsidR="002F2AD5" w:rsidRPr="002F2AD5">
          <w:rPr>
            <w:rFonts w:ascii="Times New Roman" w:hAnsi="Times New Roman" w:cs="Times New Roman"/>
            <w:bCs/>
            <w:sz w:val="24"/>
            <w:lang w:val="en-AU"/>
          </w:rPr>
          <w:t xml:space="preserve"> most congruent.</w:t>
        </w:r>
      </w:ins>
    </w:p>
    <w:p w14:paraId="5B0DEADF" w14:textId="21441483" w:rsidR="00DF5A3B" w:rsidRDefault="00D61B7F">
      <w:pPr>
        <w:spacing w:line="360" w:lineRule="auto"/>
        <w:jc w:val="right"/>
        <w:rPr>
          <w:ins w:id="1004" w:author="Azaz Farooq" w:date="2020-11-07T14:00:00Z"/>
          <w:rFonts w:ascii="Times New Roman" w:hAnsi="Times New Roman" w:cs="Times New Roman"/>
          <w:bCs/>
          <w:sz w:val="24"/>
          <w:lang w:val="en-AU"/>
        </w:rPr>
        <w:pPrChange w:id="1005" w:author="Azaz Farooq" w:date="2020-11-07T18:08:00Z">
          <w:pPr>
            <w:jc w:val="both"/>
          </w:pPr>
        </w:pPrChange>
      </w:pPr>
      <w:ins w:id="1006" w:author="Azaz Farooq" w:date="2020-11-07T13:55:00Z">
        <w:r>
          <w:rPr>
            <w:rFonts w:ascii="Times New Roman" w:hAnsi="Times New Roman" w:cs="Times New Roman"/>
            <w:bCs/>
            <w:sz w:val="24"/>
            <w:lang w:val="en-AU"/>
          </w:rPr>
          <w:t xml:space="preserve">                                                      [</w:t>
        </w:r>
      </w:ins>
      <w:ins w:id="1007" w:author="Azaz Farooq" w:date="2020-11-07T13:56:00Z">
        <w:r>
          <w:rPr>
            <w:rFonts w:ascii="Times New Roman" w:hAnsi="Times New Roman" w:cs="Times New Roman"/>
            <w:bCs/>
            <w:sz w:val="24"/>
            <w:lang w:val="en-AU"/>
          </w:rPr>
          <w:t>4</w:t>
        </w:r>
      </w:ins>
      <w:ins w:id="1008" w:author="Azaz Farooq" w:date="2020-11-07T13:55:00Z">
        <w:r>
          <w:rPr>
            <w:rFonts w:ascii="Times New Roman" w:hAnsi="Times New Roman" w:cs="Times New Roman"/>
            <w:bCs/>
            <w:sz w:val="24"/>
            <w:lang w:val="en-AU"/>
          </w:rPr>
          <w:t>]</w:t>
        </w:r>
      </w:ins>
    </w:p>
    <w:p w14:paraId="3FF84C3F" w14:textId="01DD15D0" w:rsidR="00163774" w:rsidRDefault="00C146E2">
      <w:pPr>
        <w:spacing w:line="360" w:lineRule="auto"/>
        <w:rPr>
          <w:ins w:id="1009" w:author="Azaz Farooq" w:date="2020-11-07T14:02:00Z"/>
          <w:rFonts w:ascii="Times New Roman" w:hAnsi="Times New Roman" w:cs="Times New Roman"/>
          <w:bCs/>
          <w:sz w:val="24"/>
          <w:lang w:val="en-AU"/>
        </w:rPr>
        <w:pPrChange w:id="1010" w:author="Azaz Farooq" w:date="2020-11-07T18:08:00Z">
          <w:pPr>
            <w:jc w:val="both"/>
          </w:pPr>
        </w:pPrChange>
      </w:pPr>
      <w:r>
        <w:rPr>
          <w:rFonts w:ascii="Times New Roman" w:hAnsi="Times New Roman" w:cs="Times New Roman"/>
          <w:bCs/>
          <w:noProof/>
          <w:sz w:val="24"/>
          <w:lang w:val="en-AU"/>
        </w:rPr>
        <w:drawing>
          <wp:anchor distT="0" distB="0" distL="114300" distR="114300" simplePos="0" relativeHeight="251664384" behindDoc="0" locked="0" layoutInCell="1" allowOverlap="1" wp14:anchorId="4C0B557C" wp14:editId="573FCCB7">
            <wp:simplePos x="0" y="0"/>
            <wp:positionH relativeFrom="margin">
              <wp:posOffset>-7620</wp:posOffset>
            </wp:positionH>
            <wp:positionV relativeFrom="paragraph">
              <wp:posOffset>2548890</wp:posOffset>
            </wp:positionV>
            <wp:extent cx="2926715" cy="2292985"/>
            <wp:effectExtent l="0" t="0" r="6985" b="0"/>
            <wp:wrapSquare wrapText="lef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715" cy="22929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noProof/>
          <w:sz w:val="24"/>
          <w:lang w:val="en-AU"/>
        </w:rPr>
        <w:drawing>
          <wp:anchor distT="0" distB="0" distL="114300" distR="114300" simplePos="0" relativeHeight="251663360" behindDoc="0" locked="0" layoutInCell="1" allowOverlap="1" wp14:anchorId="190291CE" wp14:editId="68196B3C">
            <wp:simplePos x="0" y="0"/>
            <wp:positionH relativeFrom="column">
              <wp:posOffset>-38100</wp:posOffset>
            </wp:positionH>
            <wp:positionV relativeFrom="paragraph">
              <wp:posOffset>270510</wp:posOffset>
            </wp:positionV>
            <wp:extent cx="2834640" cy="2292350"/>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4640" cy="2292350"/>
                    </a:xfrm>
                    <a:prstGeom prst="rect">
                      <a:avLst/>
                    </a:prstGeom>
                  </pic:spPr>
                </pic:pic>
              </a:graphicData>
            </a:graphic>
            <wp14:sizeRelH relativeFrom="margin">
              <wp14:pctWidth>0</wp14:pctWidth>
            </wp14:sizeRelH>
          </wp:anchor>
        </w:drawing>
      </w:r>
      <w:r>
        <w:rPr>
          <w:rFonts w:ascii="Times New Roman" w:hAnsi="Times New Roman" w:cs="Times New Roman"/>
          <w:bCs/>
          <w:noProof/>
          <w:sz w:val="24"/>
          <w:lang w:val="en-AU"/>
        </w:rPr>
        <w:drawing>
          <wp:anchor distT="0" distB="0" distL="114300" distR="114300" simplePos="0" relativeHeight="251662336" behindDoc="0" locked="0" layoutInCell="1" allowOverlap="1" wp14:anchorId="1346545B" wp14:editId="5676327E">
            <wp:simplePos x="0" y="0"/>
            <wp:positionH relativeFrom="margin">
              <wp:posOffset>2788920</wp:posOffset>
            </wp:positionH>
            <wp:positionV relativeFrom="paragraph">
              <wp:posOffset>270510</wp:posOffset>
            </wp:positionV>
            <wp:extent cx="3009900" cy="22923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09900" cy="2292350"/>
                    </a:xfrm>
                    <a:prstGeom prst="rect">
                      <a:avLst/>
                    </a:prstGeom>
                  </pic:spPr>
                </pic:pic>
              </a:graphicData>
            </a:graphic>
            <wp14:sizeRelH relativeFrom="margin">
              <wp14:pctWidth>0</wp14:pctWidth>
            </wp14:sizeRelH>
          </wp:anchor>
        </w:drawing>
      </w:r>
      <w:r>
        <w:rPr>
          <w:rFonts w:ascii="Times New Roman" w:hAnsi="Times New Roman" w:cs="Times New Roman"/>
          <w:bCs/>
          <w:noProof/>
          <w:sz w:val="24"/>
          <w:lang w:val="en-AU"/>
        </w:rPr>
        <w:drawing>
          <wp:anchor distT="0" distB="0" distL="114300" distR="114300" simplePos="0" relativeHeight="251665408" behindDoc="0" locked="0" layoutInCell="1" allowOverlap="1" wp14:anchorId="754A1F50" wp14:editId="1486FEA3">
            <wp:simplePos x="0" y="0"/>
            <wp:positionH relativeFrom="column">
              <wp:posOffset>2903220</wp:posOffset>
            </wp:positionH>
            <wp:positionV relativeFrom="paragraph">
              <wp:posOffset>2533650</wp:posOffset>
            </wp:positionV>
            <wp:extent cx="2895600" cy="22923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95600" cy="2292350"/>
                    </a:xfrm>
                    <a:prstGeom prst="rect">
                      <a:avLst/>
                    </a:prstGeom>
                  </pic:spPr>
                </pic:pic>
              </a:graphicData>
            </a:graphic>
            <wp14:sizeRelH relativeFrom="margin">
              <wp14:pctWidth>0</wp14:pctWidth>
            </wp14:sizeRelH>
          </wp:anchor>
        </w:drawing>
      </w:r>
    </w:p>
    <w:p w14:paraId="3391E18F" w14:textId="77777777" w:rsidR="00FB4DD1" w:rsidRPr="00FB4DD1" w:rsidRDefault="00FB4DD1">
      <w:pPr>
        <w:spacing w:line="360" w:lineRule="auto"/>
        <w:jc w:val="center"/>
        <w:rPr>
          <w:ins w:id="1011" w:author="Azaz Farooq" w:date="2020-11-06T23:01:00Z"/>
          <w:rFonts w:ascii="Times New Roman" w:hAnsi="Times New Roman" w:cs="Times New Roman"/>
          <w:bCs/>
          <w:sz w:val="20"/>
          <w:lang w:val="en-AU"/>
          <w:rPrChange w:id="1012" w:author="Azaz Farooq" w:date="2020-11-07T14:03:00Z">
            <w:rPr>
              <w:ins w:id="1013" w:author="Azaz Farooq" w:date="2020-11-06T23:01:00Z"/>
              <w:rFonts w:ascii="Times New Roman" w:hAnsi="Times New Roman" w:cs="Times New Roman"/>
              <w:bCs/>
              <w:sz w:val="24"/>
              <w:lang w:val="en-AU"/>
            </w:rPr>
          </w:rPrChange>
        </w:rPr>
        <w:pPrChange w:id="1014" w:author="Azaz Farooq" w:date="2020-11-07T18:08:00Z">
          <w:pPr>
            <w:jc w:val="both"/>
          </w:pPr>
        </w:pPrChange>
      </w:pPr>
      <w:ins w:id="1015" w:author="Azaz Farooq" w:date="2020-11-07T14:02:00Z">
        <w:r w:rsidRPr="00FB4DD1">
          <w:rPr>
            <w:rFonts w:ascii="Times New Roman" w:hAnsi="Times New Roman" w:cs="Times New Roman"/>
            <w:bCs/>
            <w:sz w:val="20"/>
            <w:lang w:val="en-AU"/>
            <w:rPrChange w:id="1016" w:author="Azaz Farooq" w:date="2020-11-07T14:03:00Z">
              <w:rPr>
                <w:rFonts w:ascii="Times New Roman" w:hAnsi="Times New Roman" w:cs="Times New Roman"/>
                <w:bCs/>
                <w:sz w:val="24"/>
                <w:lang w:val="en-AU"/>
              </w:rPr>
            </w:rPrChange>
          </w:rPr>
          <w:t xml:space="preserve">Figure 5: </w:t>
        </w:r>
      </w:ins>
      <w:ins w:id="1017" w:author="Azaz Farooq" w:date="2020-11-07T14:03:00Z">
        <w:r w:rsidR="00BF60B0">
          <w:rPr>
            <w:rFonts w:ascii="Times New Roman" w:hAnsi="Times New Roman" w:cs="Times New Roman"/>
            <w:bCs/>
            <w:sz w:val="20"/>
            <w:lang w:val="en-AU"/>
          </w:rPr>
          <w:t>Cross correlation between sensor-1 &amp; sensor-2 data</w:t>
        </w:r>
      </w:ins>
    </w:p>
    <w:p w14:paraId="7E86E82A" w14:textId="77777777" w:rsidR="00A44DED" w:rsidRPr="00C81693" w:rsidRDefault="00A44DED">
      <w:pPr>
        <w:spacing w:after="0" w:line="360" w:lineRule="auto"/>
        <w:ind w:left="720"/>
        <w:rPr>
          <w:ins w:id="1018" w:author="Azaz Farooq" w:date="2020-11-06T23:07:00Z"/>
          <w:rFonts w:ascii="Times New Roman" w:hAnsi="Times New Roman" w:cs="Times New Roman"/>
          <w:sz w:val="24"/>
          <w:szCs w:val="24"/>
          <w:lang w:eastAsia="en-AU"/>
        </w:rPr>
        <w:pPrChange w:id="1019" w:author="Azaz Farooq" w:date="2020-11-07T19:56:00Z">
          <w:pPr>
            <w:spacing w:after="0" w:line="240" w:lineRule="auto"/>
          </w:pPr>
        </w:pPrChange>
      </w:pPr>
      <w:ins w:id="1020" w:author="Azaz Farooq" w:date="2020-11-06T23:07:00Z">
        <w:r w:rsidRPr="00C81693">
          <w:rPr>
            <w:rFonts w:ascii="Times New Roman" w:hAnsi="Times New Roman" w:cs="Times New Roman"/>
            <w:bCs/>
            <w:rPrChange w:id="1021" w:author="Azaz Farooq" w:date="2020-11-07T19:56:00Z">
              <w:rPr>
                <w:b/>
                <w:bCs/>
              </w:rPr>
            </w:rPrChange>
          </w:rPr>
          <w:t xml:space="preserve">Analysis - Spectral </w:t>
        </w:r>
      </w:ins>
    </w:p>
    <w:p w14:paraId="18857C76" w14:textId="5820035D" w:rsidR="004E5815" w:rsidRDefault="00281193">
      <w:pPr>
        <w:spacing w:line="360" w:lineRule="auto"/>
        <w:jc w:val="both"/>
        <w:rPr>
          <w:ins w:id="1022" w:author="Azaz Farooq" w:date="2020-11-07T14:11:00Z"/>
          <w:rFonts w:ascii="Times New Roman" w:hAnsi="Times New Roman" w:cs="Times New Roman"/>
          <w:bCs/>
          <w:sz w:val="24"/>
        </w:rPr>
        <w:pPrChange w:id="1023" w:author="Azaz Farooq" w:date="2020-11-07T18:08:00Z">
          <w:pPr>
            <w:jc w:val="both"/>
          </w:pPr>
        </w:pPrChange>
      </w:pPr>
      <w:ins w:id="1024" w:author="Azaz Farooq" w:date="2020-11-06T23:07:00Z">
        <w:r w:rsidRPr="00281193">
          <w:rPr>
            <w:rFonts w:ascii="Times New Roman" w:hAnsi="Times New Roman" w:cs="Times New Roman"/>
            <w:bCs/>
            <w:sz w:val="24"/>
            <w:lang w:val="en-AU"/>
          </w:rPr>
          <w:t xml:space="preserve">To improve </w:t>
        </w:r>
      </w:ins>
      <w:ins w:id="1025" w:author="Azaz Farooq" w:date="2020-11-07T14:06:00Z">
        <w:r w:rsidR="00E91F9A">
          <w:rPr>
            <w:rFonts w:ascii="Times New Roman" w:hAnsi="Times New Roman" w:cs="Times New Roman"/>
            <w:bCs/>
            <w:sz w:val="24"/>
            <w:lang w:val="en-AU"/>
          </w:rPr>
          <w:t xml:space="preserve">the </w:t>
        </w:r>
      </w:ins>
      <w:ins w:id="1026" w:author="Azaz Farooq" w:date="2020-11-06T23:07:00Z">
        <w:r w:rsidRPr="00281193">
          <w:rPr>
            <w:rFonts w:ascii="Times New Roman" w:hAnsi="Times New Roman" w:cs="Times New Roman"/>
            <w:bCs/>
            <w:sz w:val="24"/>
            <w:lang w:val="en-AU"/>
          </w:rPr>
          <w:t>performance, spe</w:t>
        </w:r>
        <w:r w:rsidR="000B698A">
          <w:rPr>
            <w:rFonts w:ascii="Times New Roman" w:hAnsi="Times New Roman" w:cs="Times New Roman"/>
            <w:bCs/>
            <w:sz w:val="24"/>
            <w:lang w:val="en-AU"/>
          </w:rPr>
          <w:t>ctral cross-correlatio</w:t>
        </w:r>
      </w:ins>
      <w:ins w:id="1027" w:author="Azaz Farooq" w:date="2020-11-07T14:06:00Z">
        <w:r w:rsidR="0020252B">
          <w:rPr>
            <w:rFonts w:ascii="Times New Roman" w:hAnsi="Times New Roman" w:cs="Times New Roman"/>
            <w:bCs/>
            <w:sz w:val="24"/>
            <w:lang w:val="en-AU"/>
          </w:rPr>
          <w:t>n</w:t>
        </w:r>
      </w:ins>
      <w:ins w:id="1028" w:author="Azaz Farooq" w:date="2020-11-06T23:07:00Z">
        <w:r w:rsidRPr="00281193">
          <w:rPr>
            <w:rFonts w:ascii="Times New Roman" w:hAnsi="Times New Roman" w:cs="Times New Roman"/>
            <w:bCs/>
            <w:sz w:val="24"/>
            <w:lang w:val="en-AU"/>
          </w:rPr>
          <w:t xml:space="preserve"> </w:t>
        </w:r>
      </w:ins>
      <w:ins w:id="1029" w:author="Engr.Azaz" w:date="2020-11-07T21:50:00Z">
        <w:r w:rsidR="002E3DBC">
          <w:rPr>
            <w:rFonts w:ascii="Times New Roman" w:hAnsi="Times New Roman" w:cs="Times New Roman"/>
            <w:bCs/>
            <w:sz w:val="24"/>
            <w:lang w:val="en-AU"/>
          </w:rPr>
          <w:t xml:space="preserve">is </w:t>
        </w:r>
      </w:ins>
      <w:ins w:id="1030" w:author="Azaz Farooq" w:date="2020-11-06T23:07:00Z">
        <w:r w:rsidRPr="00281193">
          <w:rPr>
            <w:rFonts w:ascii="Times New Roman" w:hAnsi="Times New Roman" w:cs="Times New Roman"/>
            <w:bCs/>
            <w:sz w:val="24"/>
            <w:lang w:val="en-AU"/>
          </w:rPr>
          <w:t>employed to reduce the computation</w:t>
        </w:r>
      </w:ins>
      <w:ins w:id="1031" w:author="Azaz Farooq" w:date="2020-11-07T14:06:00Z">
        <w:r w:rsidR="00C22D0E">
          <w:rPr>
            <w:rFonts w:ascii="Times New Roman" w:hAnsi="Times New Roman" w:cs="Times New Roman"/>
            <w:bCs/>
            <w:sz w:val="24"/>
            <w:lang w:val="en-AU"/>
          </w:rPr>
          <w:t>al</w:t>
        </w:r>
      </w:ins>
      <w:ins w:id="1032" w:author="Azaz Farooq" w:date="2020-11-06T23:07:00Z">
        <w:r w:rsidRPr="00281193">
          <w:rPr>
            <w:rFonts w:ascii="Times New Roman" w:hAnsi="Times New Roman" w:cs="Times New Roman"/>
            <w:bCs/>
            <w:sz w:val="24"/>
            <w:lang w:val="en-AU"/>
          </w:rPr>
          <w:t xml:space="preserve"> time. </w:t>
        </w:r>
        <w:r w:rsidRPr="00281193">
          <w:rPr>
            <w:rFonts w:ascii="Times New Roman" w:hAnsi="Times New Roman" w:cs="Times New Roman"/>
            <w:bCs/>
            <w:sz w:val="24"/>
          </w:rPr>
          <w:t xml:space="preserve">The code implements the spectral decomposition of </w:t>
        </w:r>
        <w:r w:rsidR="001871B8">
          <w:rPr>
            <w:rFonts w:ascii="Times New Roman" w:hAnsi="Times New Roman" w:cs="Times New Roman"/>
            <w:bCs/>
            <w:sz w:val="24"/>
          </w:rPr>
          <w:t xml:space="preserve">the two signal files as </w:t>
        </w:r>
        <w:r w:rsidR="001871B8">
          <w:rPr>
            <w:rFonts w:ascii="Times New Roman" w:hAnsi="Times New Roman" w:cs="Times New Roman"/>
            <w:bCs/>
            <w:sz w:val="24"/>
          </w:rPr>
          <w:lastRenderedPageBreak/>
          <w:t>described</w:t>
        </w:r>
        <w:r w:rsidRPr="00281193">
          <w:rPr>
            <w:rFonts w:ascii="Times New Roman" w:hAnsi="Times New Roman" w:cs="Times New Roman"/>
            <w:bCs/>
            <w:sz w:val="24"/>
          </w:rPr>
          <w:t xml:space="preserve"> above, to determine the cross-correlation coefficient and associated lag</w:t>
        </w:r>
        <w:r w:rsidR="00151EFF">
          <w:rPr>
            <w:rFonts w:ascii="Times New Roman" w:hAnsi="Times New Roman" w:cs="Times New Roman"/>
            <w:bCs/>
            <w:sz w:val="24"/>
          </w:rPr>
          <w:t>.</w:t>
        </w:r>
      </w:ins>
      <w:ins w:id="1033" w:author="Azaz Farooq" w:date="2020-11-06T23:08:00Z">
        <w:r w:rsidR="00151EFF">
          <w:rPr>
            <w:rFonts w:ascii="Times New Roman" w:hAnsi="Times New Roman" w:cs="Times New Roman"/>
            <w:bCs/>
            <w:sz w:val="24"/>
          </w:rPr>
          <w:t xml:space="preserve"> The low pass filter </w:t>
        </w:r>
      </w:ins>
      <w:ins w:id="1034" w:author="Azaz Farooq" w:date="2020-11-06T23:09:00Z">
        <w:r w:rsidR="007D34E9">
          <w:rPr>
            <w:rFonts w:ascii="Times New Roman" w:hAnsi="Times New Roman" w:cs="Times New Roman"/>
            <w:bCs/>
            <w:sz w:val="24"/>
          </w:rPr>
          <w:t>remove</w:t>
        </w:r>
      </w:ins>
      <w:ins w:id="1035" w:author="Engr.Azaz" w:date="2020-11-07T21:50:00Z">
        <w:r w:rsidR="002E3DBC">
          <w:rPr>
            <w:rFonts w:ascii="Times New Roman" w:hAnsi="Times New Roman" w:cs="Times New Roman"/>
            <w:bCs/>
            <w:sz w:val="24"/>
          </w:rPr>
          <w:t>s</w:t>
        </w:r>
      </w:ins>
      <w:ins w:id="1036" w:author="Azaz Farooq" w:date="2020-11-06T23:09:00Z">
        <w:r w:rsidR="007D34E9">
          <w:rPr>
            <w:rFonts w:ascii="Times New Roman" w:hAnsi="Times New Roman" w:cs="Times New Roman"/>
            <w:bCs/>
            <w:sz w:val="24"/>
          </w:rPr>
          <w:t xml:space="preserve"> </w:t>
        </w:r>
        <w:r w:rsidR="0005120E">
          <w:rPr>
            <w:rFonts w:ascii="Times New Roman" w:hAnsi="Times New Roman" w:cs="Times New Roman"/>
            <w:bCs/>
            <w:sz w:val="24"/>
          </w:rPr>
          <w:t>the high amplitude low</w:t>
        </w:r>
        <w:del w:id="1037" w:author="Engr.Azaz" w:date="2020-11-07T21:50:00Z">
          <w:r w:rsidR="0005120E" w:rsidDel="002E3DBC">
            <w:rPr>
              <w:rFonts w:ascii="Times New Roman" w:hAnsi="Times New Roman" w:cs="Times New Roman"/>
              <w:bCs/>
              <w:sz w:val="24"/>
            </w:rPr>
            <w:delText xml:space="preserve"> </w:delText>
          </w:r>
        </w:del>
      </w:ins>
      <w:ins w:id="1038" w:author="Engr.Azaz" w:date="2020-11-07T21:50:00Z">
        <w:r w:rsidR="002E3DBC">
          <w:rPr>
            <w:rFonts w:ascii="Times New Roman" w:hAnsi="Times New Roman" w:cs="Times New Roman"/>
            <w:bCs/>
            <w:sz w:val="24"/>
          </w:rPr>
          <w:t>-</w:t>
        </w:r>
      </w:ins>
      <w:ins w:id="1039" w:author="Azaz Farooq" w:date="2020-11-06T23:09:00Z">
        <w:r w:rsidR="0005120E">
          <w:rPr>
            <w:rFonts w:ascii="Times New Roman" w:hAnsi="Times New Roman" w:cs="Times New Roman"/>
            <w:bCs/>
            <w:sz w:val="24"/>
          </w:rPr>
          <w:t>frequency noise and sensor</w:t>
        </w:r>
        <w:del w:id="1040" w:author="Engr.Azaz" w:date="2020-11-07T21:50:00Z">
          <w:r w:rsidR="0005120E" w:rsidDel="002E3DBC">
            <w:rPr>
              <w:rFonts w:ascii="Times New Roman" w:hAnsi="Times New Roman" w:cs="Times New Roman"/>
              <w:bCs/>
              <w:sz w:val="24"/>
            </w:rPr>
            <w:delText xml:space="preserve"> </w:delText>
          </w:r>
        </w:del>
      </w:ins>
      <w:ins w:id="1041" w:author="Engr.Azaz" w:date="2020-11-07T21:50:00Z">
        <w:r w:rsidR="002E3DBC">
          <w:rPr>
            <w:rFonts w:ascii="Times New Roman" w:hAnsi="Times New Roman" w:cs="Times New Roman"/>
            <w:bCs/>
            <w:sz w:val="24"/>
          </w:rPr>
          <w:t>-</w:t>
        </w:r>
      </w:ins>
      <w:ins w:id="1042" w:author="Azaz Farooq" w:date="2020-11-06T23:10:00Z">
        <w:r w:rsidR="0005120E">
          <w:rPr>
            <w:rFonts w:ascii="Times New Roman" w:hAnsi="Times New Roman" w:cs="Times New Roman"/>
            <w:bCs/>
            <w:sz w:val="24"/>
          </w:rPr>
          <w:t>related noise</w:t>
        </w:r>
        <w:r w:rsidR="00715870">
          <w:rPr>
            <w:rFonts w:ascii="Times New Roman" w:hAnsi="Times New Roman" w:cs="Times New Roman"/>
            <w:bCs/>
            <w:sz w:val="24"/>
          </w:rPr>
          <w:t>.</w:t>
        </w:r>
      </w:ins>
      <w:ins w:id="1043" w:author="Azaz Farooq" w:date="2020-11-06T23:12:00Z">
        <w:r w:rsidR="00DD5F91">
          <w:rPr>
            <w:rFonts w:ascii="Times New Roman" w:hAnsi="Times New Roman" w:cs="Times New Roman"/>
            <w:bCs/>
            <w:sz w:val="24"/>
          </w:rPr>
          <w:t xml:space="preserve"> The related mat</w:t>
        </w:r>
      </w:ins>
      <w:ins w:id="1044" w:author="Azaz Farooq" w:date="2020-11-07T14:08:00Z">
        <w:r w:rsidR="00F72CBC">
          <w:rPr>
            <w:rFonts w:ascii="Times New Roman" w:hAnsi="Times New Roman" w:cs="Times New Roman"/>
            <w:bCs/>
            <w:sz w:val="24"/>
          </w:rPr>
          <w:t>r</w:t>
        </w:r>
      </w:ins>
      <w:ins w:id="1045" w:author="Azaz Farooq" w:date="2020-11-06T23:12:00Z">
        <w:r w:rsidR="00DD5F91">
          <w:rPr>
            <w:rFonts w:ascii="Times New Roman" w:hAnsi="Times New Roman" w:cs="Times New Roman"/>
            <w:bCs/>
            <w:sz w:val="24"/>
          </w:rPr>
          <w:t>ices are</w:t>
        </w:r>
        <w:r w:rsidR="00F633C1">
          <w:rPr>
            <w:rFonts w:ascii="Times New Roman" w:hAnsi="Times New Roman" w:cs="Times New Roman"/>
            <w:bCs/>
            <w:sz w:val="24"/>
          </w:rPr>
          <w:t xml:space="preserve"> H</w:t>
        </w:r>
        <w:r w:rsidR="00DD5F91">
          <w:rPr>
            <w:rFonts w:ascii="Times New Roman" w:hAnsi="Times New Roman" w:cs="Times New Roman"/>
            <w:bCs/>
            <w:sz w:val="24"/>
          </w:rPr>
          <w:t>e</w:t>
        </w:r>
        <w:r w:rsidR="00F633C1">
          <w:rPr>
            <w:rFonts w:ascii="Times New Roman" w:hAnsi="Times New Roman" w:cs="Times New Roman"/>
            <w:bCs/>
            <w:sz w:val="24"/>
          </w:rPr>
          <w:t>rmit</w:t>
        </w:r>
      </w:ins>
      <w:ins w:id="1046" w:author="Azaz Farooq" w:date="2020-11-07T14:08:00Z">
        <w:r w:rsidR="00F579AF">
          <w:rPr>
            <w:rFonts w:ascii="Times New Roman" w:hAnsi="Times New Roman" w:cs="Times New Roman"/>
            <w:bCs/>
            <w:sz w:val="24"/>
          </w:rPr>
          <w:t>i</w:t>
        </w:r>
      </w:ins>
      <w:ins w:id="1047" w:author="Azaz Farooq" w:date="2020-11-06T23:12:00Z">
        <w:r w:rsidR="001D1C30">
          <w:rPr>
            <w:rFonts w:ascii="Times New Roman" w:hAnsi="Times New Roman" w:cs="Times New Roman"/>
            <w:bCs/>
            <w:sz w:val="24"/>
          </w:rPr>
          <w:t>an because signal data has real values.</w:t>
        </w:r>
      </w:ins>
      <w:ins w:id="1048" w:author="Azaz Farooq" w:date="2020-11-06T23:13:00Z">
        <w:r w:rsidR="009E7449">
          <w:rPr>
            <w:rFonts w:ascii="Times New Roman" w:hAnsi="Times New Roman" w:cs="Times New Roman"/>
            <w:bCs/>
            <w:sz w:val="24"/>
          </w:rPr>
          <w:t xml:space="preserve"> </w:t>
        </w:r>
      </w:ins>
      <w:r w:rsidR="001F3206">
        <w:rPr>
          <w:rFonts w:ascii="Times New Roman" w:hAnsi="Times New Roman" w:cs="Times New Roman"/>
          <w:bCs/>
          <w:sz w:val="24"/>
        </w:rPr>
        <w:t>S</w:t>
      </w:r>
      <w:r w:rsidR="001F3206" w:rsidRPr="009E7449">
        <w:rPr>
          <w:rFonts w:ascii="Times New Roman" w:hAnsi="Times New Roman" w:cs="Times New Roman"/>
          <w:bCs/>
          <w:sz w:val="24"/>
        </w:rPr>
        <w:t>o,</w:t>
      </w:r>
      <w:ins w:id="1049" w:author="Azaz Farooq" w:date="2020-11-06T23:13:00Z">
        <w:r w:rsidR="009E7449" w:rsidRPr="009E7449">
          <w:rPr>
            <w:rFonts w:ascii="Times New Roman" w:hAnsi="Times New Roman" w:cs="Times New Roman"/>
            <w:bCs/>
            <w:sz w:val="24"/>
          </w:rPr>
          <w:t xml:space="preserve"> the frequency spectrum is consequently symmetric</w:t>
        </w:r>
        <w:del w:id="1050" w:author="Engr.Azaz" w:date="2020-11-07T21:51:00Z">
          <w:r w:rsidR="009E7449" w:rsidRPr="009E7449" w:rsidDel="002E3DBC">
            <w:rPr>
              <w:rFonts w:ascii="Times New Roman" w:hAnsi="Times New Roman" w:cs="Times New Roman"/>
              <w:bCs/>
              <w:sz w:val="24"/>
            </w:rPr>
            <w:delText>,</w:delText>
          </w:r>
        </w:del>
        <w:r w:rsidR="009E7449" w:rsidRPr="009E7449">
          <w:rPr>
            <w:rFonts w:ascii="Times New Roman" w:hAnsi="Times New Roman" w:cs="Times New Roman"/>
            <w:bCs/>
            <w:sz w:val="24"/>
          </w:rPr>
          <w:t xml:space="preserve"> and may be mirrored or removed above the Nyquist frequency of </w:t>
        </w:r>
        <w:proofErr w:type="spellStart"/>
        <w:r w:rsidR="009E7449" w:rsidRPr="009E7449">
          <w:rPr>
            <w:rFonts w:ascii="Times New Roman" w:hAnsi="Times New Roman" w:cs="Times New Roman"/>
            <w:bCs/>
            <w:sz w:val="24"/>
          </w:rPr>
          <w:t>Fsample</w:t>
        </w:r>
        <w:proofErr w:type="spellEnd"/>
        <w:r w:rsidR="009E7449" w:rsidRPr="009E7449">
          <w:rPr>
            <w:rFonts w:ascii="Times New Roman" w:hAnsi="Times New Roman" w:cs="Times New Roman"/>
            <w:bCs/>
            <w:sz w:val="24"/>
          </w:rPr>
          <w:t>/2 and filtered using a low pass filter</w:t>
        </w:r>
      </w:ins>
      <w:ins w:id="1051" w:author="Azaz Farooq" w:date="2020-11-06T23:14:00Z">
        <w:r w:rsidR="00731EDC">
          <w:rPr>
            <w:rFonts w:ascii="Times New Roman" w:hAnsi="Times New Roman" w:cs="Times New Roman"/>
            <w:bCs/>
            <w:sz w:val="24"/>
          </w:rPr>
          <w:t>.</w:t>
        </w:r>
      </w:ins>
    </w:p>
    <w:p w14:paraId="54046F3E" w14:textId="77777777" w:rsidR="005349E8" w:rsidRDefault="0077322A">
      <w:pPr>
        <w:spacing w:line="360" w:lineRule="auto"/>
        <w:jc w:val="center"/>
        <w:rPr>
          <w:ins w:id="1052" w:author="Azaz Farooq" w:date="2020-11-07T14:16:00Z"/>
          <w:rFonts w:ascii="Times New Roman" w:hAnsi="Times New Roman" w:cs="Times New Roman"/>
          <w:bCs/>
          <w:sz w:val="20"/>
        </w:rPr>
        <w:pPrChange w:id="1053" w:author="Azaz Farooq" w:date="2020-11-07T18:08:00Z">
          <w:pPr>
            <w:jc w:val="both"/>
          </w:pPr>
        </w:pPrChange>
      </w:pPr>
      <w:ins w:id="1054" w:author="Azaz Farooq" w:date="2020-11-07T14:11:00Z">
        <w:r w:rsidRPr="0077322A">
          <w:rPr>
            <w:rFonts w:ascii="Times New Roman" w:hAnsi="Times New Roman" w:cs="Times New Roman"/>
            <w:bCs/>
            <w:noProof/>
            <w:sz w:val="20"/>
            <w:rPrChange w:id="1055" w:author="Azaz Farooq" w:date="2020-11-07T14:12:00Z">
              <w:rPr>
                <w:rFonts w:ascii="Times New Roman" w:hAnsi="Times New Roman" w:cs="Times New Roman"/>
                <w:bCs/>
                <w:noProof/>
                <w:sz w:val="24"/>
              </w:rPr>
            </w:rPrChange>
          </w:rPr>
          <w:drawing>
            <wp:inline distT="0" distB="0" distL="0" distR="0" wp14:anchorId="020B5164" wp14:editId="073E0AD3">
              <wp:extent cx="3745382" cy="2704972"/>
              <wp:effectExtent l="133350" t="114300" r="140970" b="1720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8.JPG"/>
                      <pic:cNvPicPr/>
                    </pic:nvPicPr>
                    <pic:blipFill>
                      <a:blip r:embed="rId19">
                        <a:extLst>
                          <a:ext uri="{28A0092B-C50C-407E-A947-70E740481C1C}">
                            <a14:useLocalDpi xmlns:a14="http://schemas.microsoft.com/office/drawing/2010/main" val="0"/>
                          </a:ext>
                        </a:extLst>
                      </a:blip>
                      <a:stretch>
                        <a:fillRect/>
                      </a:stretch>
                    </pic:blipFill>
                    <pic:spPr>
                      <a:xfrm>
                        <a:off x="0" y="0"/>
                        <a:ext cx="3753593" cy="27109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ins>
    </w:p>
    <w:p w14:paraId="492C7617" w14:textId="77777777" w:rsidR="002074DD" w:rsidRDefault="00577B9D">
      <w:pPr>
        <w:spacing w:line="360" w:lineRule="auto"/>
        <w:ind w:left="2880" w:firstLine="720"/>
        <w:rPr>
          <w:ins w:id="1056" w:author="Azaz Farooq" w:date="2020-11-07T14:12:00Z"/>
          <w:rFonts w:ascii="Times New Roman" w:hAnsi="Times New Roman" w:cs="Times New Roman"/>
          <w:bCs/>
          <w:sz w:val="20"/>
        </w:rPr>
        <w:pPrChange w:id="1057" w:author="Azaz Farooq" w:date="2020-11-07T20:00:00Z">
          <w:pPr>
            <w:jc w:val="both"/>
          </w:pPr>
        </w:pPrChange>
      </w:pPr>
      <w:ins w:id="1058" w:author="Azaz Farooq" w:date="2020-11-07T20:00:00Z">
        <w:r>
          <w:rPr>
            <w:rFonts w:ascii="Times New Roman" w:hAnsi="Times New Roman" w:cs="Times New Roman"/>
            <w:bCs/>
            <w:sz w:val="20"/>
          </w:rPr>
          <w:t xml:space="preserve">         </w:t>
        </w:r>
      </w:ins>
      <w:ins w:id="1059" w:author="Azaz Farooq" w:date="2020-11-07T14:12:00Z">
        <w:r w:rsidR="001C7A30">
          <w:rPr>
            <w:rFonts w:ascii="Times New Roman" w:hAnsi="Times New Roman" w:cs="Times New Roman"/>
            <w:bCs/>
            <w:sz w:val="20"/>
          </w:rPr>
          <w:t>Figure 6</w:t>
        </w:r>
      </w:ins>
    </w:p>
    <w:p w14:paraId="49BB1EA8" w14:textId="77777777" w:rsidR="007E2F25" w:rsidRDefault="000C5E3C">
      <w:pPr>
        <w:spacing w:line="360" w:lineRule="auto"/>
        <w:jc w:val="center"/>
        <w:rPr>
          <w:ins w:id="1060" w:author="Azaz Farooq" w:date="2020-11-07T14:14:00Z"/>
          <w:rFonts w:ascii="Times New Roman" w:hAnsi="Times New Roman" w:cs="Times New Roman"/>
          <w:bCs/>
          <w:sz w:val="20"/>
        </w:rPr>
        <w:pPrChange w:id="1061" w:author="Azaz Farooq" w:date="2020-11-07T18:08:00Z">
          <w:pPr>
            <w:jc w:val="both"/>
          </w:pPr>
        </w:pPrChange>
      </w:pPr>
      <w:ins w:id="1062" w:author="Azaz Farooq" w:date="2020-11-07T14:15:00Z">
        <w:r>
          <w:rPr>
            <w:noProof/>
          </w:rPr>
          <w:drawing>
            <wp:inline distT="0" distB="0" distL="0" distR="0" wp14:anchorId="7231FB8C" wp14:editId="028C11DB">
              <wp:extent cx="2888615" cy="2308839"/>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9025" cy="2333145"/>
                      </a:xfrm>
                      <a:prstGeom prst="rect">
                        <a:avLst/>
                      </a:prstGeom>
                    </pic:spPr>
                  </pic:pic>
                </a:graphicData>
              </a:graphic>
            </wp:inline>
          </w:drawing>
        </w:r>
      </w:ins>
    </w:p>
    <w:p w14:paraId="2A93E5C1" w14:textId="77777777" w:rsidR="003B03B7" w:rsidRPr="0077322A" w:rsidRDefault="00577B9D">
      <w:pPr>
        <w:spacing w:line="360" w:lineRule="auto"/>
        <w:jc w:val="center"/>
        <w:rPr>
          <w:ins w:id="1063" w:author="Azaz Farooq" w:date="2020-11-06T23:14:00Z"/>
          <w:rFonts w:ascii="Times New Roman" w:hAnsi="Times New Roman" w:cs="Times New Roman"/>
          <w:bCs/>
          <w:sz w:val="20"/>
          <w:rPrChange w:id="1064" w:author="Azaz Farooq" w:date="2020-11-07T14:12:00Z">
            <w:rPr>
              <w:ins w:id="1065" w:author="Azaz Farooq" w:date="2020-11-06T23:14:00Z"/>
              <w:rFonts w:ascii="Times New Roman" w:hAnsi="Times New Roman" w:cs="Times New Roman"/>
              <w:bCs/>
              <w:sz w:val="24"/>
            </w:rPr>
          </w:rPrChange>
        </w:rPr>
        <w:pPrChange w:id="1066" w:author="Azaz Farooq" w:date="2020-11-07T20:00:00Z">
          <w:pPr>
            <w:jc w:val="both"/>
          </w:pPr>
        </w:pPrChange>
      </w:pPr>
      <w:ins w:id="1067" w:author="Azaz Farooq" w:date="2020-11-07T14:14:00Z">
        <w:r>
          <w:rPr>
            <w:rFonts w:ascii="Times New Roman" w:hAnsi="Times New Roman" w:cs="Times New Roman"/>
            <w:bCs/>
            <w:sz w:val="20"/>
          </w:rPr>
          <w:t>Figure 7</w:t>
        </w:r>
      </w:ins>
    </w:p>
    <w:p w14:paraId="06E1E4F9" w14:textId="77777777" w:rsidR="00CA4319" w:rsidRPr="008E7C5A" w:rsidRDefault="00CA4319">
      <w:pPr>
        <w:spacing w:line="360" w:lineRule="auto"/>
        <w:ind w:left="720"/>
        <w:rPr>
          <w:ins w:id="1068" w:author="Azaz Farooq" w:date="2020-11-06T23:31:00Z"/>
          <w:rFonts w:ascii="Times New Roman" w:hAnsi="Times New Roman" w:cs="Times New Roman"/>
          <w:bCs/>
          <w:rPrChange w:id="1069" w:author="Azaz Farooq" w:date="2020-11-07T19:57:00Z">
            <w:rPr>
              <w:ins w:id="1070" w:author="Azaz Farooq" w:date="2020-11-06T23:31:00Z"/>
              <w:b/>
              <w:bCs/>
            </w:rPr>
          </w:rPrChange>
        </w:rPr>
        <w:pPrChange w:id="1071" w:author="Azaz Farooq" w:date="2020-11-07T19:57:00Z">
          <w:pPr/>
        </w:pPrChange>
      </w:pPr>
      <w:ins w:id="1072" w:author="Azaz Farooq" w:date="2020-11-06T23:14:00Z">
        <w:r w:rsidRPr="008E7C5A">
          <w:rPr>
            <w:rFonts w:ascii="Times New Roman" w:hAnsi="Times New Roman" w:cs="Times New Roman"/>
            <w:bCs/>
            <w:rPrChange w:id="1073" w:author="Azaz Farooq" w:date="2020-11-07T19:57:00Z">
              <w:rPr>
                <w:b/>
                <w:bCs/>
              </w:rPr>
            </w:rPrChange>
          </w:rPr>
          <w:t xml:space="preserve">Evaluation </w:t>
        </w:r>
      </w:ins>
      <w:ins w:id="1074" w:author="Azaz Farooq" w:date="2020-11-06T23:31:00Z">
        <w:r w:rsidR="008B7436" w:rsidRPr="008E7C5A">
          <w:rPr>
            <w:rFonts w:ascii="Times New Roman" w:hAnsi="Times New Roman" w:cs="Times New Roman"/>
            <w:bCs/>
            <w:rPrChange w:id="1075" w:author="Azaz Farooq" w:date="2020-11-07T19:57:00Z">
              <w:rPr>
                <w:b/>
                <w:bCs/>
              </w:rPr>
            </w:rPrChange>
          </w:rPr>
          <w:t>–</w:t>
        </w:r>
      </w:ins>
      <w:ins w:id="1076" w:author="Azaz Farooq" w:date="2020-11-06T23:14:00Z">
        <w:r w:rsidRPr="008E7C5A">
          <w:rPr>
            <w:rFonts w:ascii="Times New Roman" w:hAnsi="Times New Roman" w:cs="Times New Roman"/>
            <w:bCs/>
            <w:rPrChange w:id="1077" w:author="Azaz Farooq" w:date="2020-11-07T19:57:00Z">
              <w:rPr>
                <w:b/>
                <w:bCs/>
              </w:rPr>
            </w:rPrChange>
          </w:rPr>
          <w:t xml:space="preserve"> Temporal</w:t>
        </w:r>
      </w:ins>
    </w:p>
    <w:p w14:paraId="2319DF5A" w14:textId="238E07F1" w:rsidR="00DF2B13" w:rsidRDefault="006C3172">
      <w:pPr>
        <w:spacing w:line="360" w:lineRule="auto"/>
        <w:jc w:val="both"/>
        <w:rPr>
          <w:ins w:id="1078" w:author="Azaz Farooq" w:date="2020-11-06T23:39:00Z"/>
        </w:rPr>
        <w:pPrChange w:id="1079" w:author="Azaz Farooq" w:date="2020-11-07T18:08:00Z">
          <w:pPr/>
        </w:pPrChange>
      </w:pPr>
      <w:ins w:id="1080" w:author="Azaz Farooq" w:date="2020-11-06T23:32:00Z">
        <w:r w:rsidRPr="006C3172">
          <w:rPr>
            <w:rFonts w:ascii="Times New Roman" w:hAnsi="Times New Roman" w:cs="Times New Roman"/>
            <w:bCs/>
            <w:sz w:val="24"/>
          </w:rPr>
          <w:t>For fast implementation, the pattern and template lists are converte</w:t>
        </w:r>
        <w:r w:rsidR="00A16F4A">
          <w:rPr>
            <w:rFonts w:ascii="Times New Roman" w:hAnsi="Times New Roman" w:cs="Times New Roman"/>
            <w:bCs/>
            <w:sz w:val="24"/>
          </w:rPr>
          <w:t xml:space="preserve">d into </w:t>
        </w:r>
        <w:del w:id="1081" w:author="Engr.Azaz" w:date="2020-11-07T21:51:00Z">
          <w:r w:rsidR="00A16F4A" w:rsidDel="002E3DBC">
            <w:rPr>
              <w:rFonts w:ascii="Times New Roman" w:hAnsi="Times New Roman" w:cs="Times New Roman"/>
              <w:bCs/>
              <w:sz w:val="24"/>
            </w:rPr>
            <w:delText>nump</w:delText>
          </w:r>
        </w:del>
      </w:ins>
      <w:ins w:id="1082" w:author="Engr.Azaz" w:date="2020-11-07T21:51:00Z">
        <w:r w:rsidR="002E3DBC">
          <w:rPr>
            <w:rFonts w:ascii="Times New Roman" w:hAnsi="Times New Roman" w:cs="Times New Roman"/>
            <w:bCs/>
            <w:sz w:val="24"/>
          </w:rPr>
          <w:t>NumP</w:t>
        </w:r>
      </w:ins>
      <w:ins w:id="1083" w:author="Azaz Farooq" w:date="2020-11-06T23:32:00Z">
        <w:r w:rsidR="00A16F4A">
          <w:rPr>
            <w:rFonts w:ascii="Times New Roman" w:hAnsi="Times New Roman" w:cs="Times New Roman"/>
            <w:bCs/>
            <w:sz w:val="24"/>
          </w:rPr>
          <w:t xml:space="preserve">y arrays inside the </w:t>
        </w:r>
        <w:proofErr w:type="spellStart"/>
        <w:r w:rsidRPr="006C3172">
          <w:rPr>
            <w:rFonts w:ascii="Times New Roman" w:hAnsi="Times New Roman" w:cs="Times New Roman"/>
            <w:bCs/>
            <w:i/>
            <w:iCs/>
            <w:sz w:val="24"/>
          </w:rPr>
          <w:t>n_corr</w:t>
        </w:r>
        <w:proofErr w:type="spellEnd"/>
        <w:r w:rsidRPr="006C3172">
          <w:rPr>
            <w:rFonts w:ascii="Times New Roman" w:hAnsi="Times New Roman" w:cs="Times New Roman"/>
            <w:bCs/>
            <w:sz w:val="24"/>
          </w:rPr>
          <w:t xml:space="preserve"> function</w:t>
        </w:r>
        <w:r>
          <w:rPr>
            <w:rFonts w:ascii="Times New Roman" w:hAnsi="Times New Roman" w:cs="Times New Roman"/>
            <w:bCs/>
            <w:sz w:val="24"/>
          </w:rPr>
          <w:t xml:space="preserve">. </w:t>
        </w:r>
      </w:ins>
      <w:ins w:id="1084" w:author="Azaz Farooq" w:date="2020-11-06T23:33:00Z">
        <w:r w:rsidR="009B1B51">
          <w:rPr>
            <w:rFonts w:ascii="Times New Roman" w:hAnsi="Times New Roman" w:cs="Times New Roman"/>
            <w:bCs/>
            <w:sz w:val="24"/>
          </w:rPr>
          <w:t>This</w:t>
        </w:r>
        <w:r w:rsidR="00EF6D5F" w:rsidRPr="00EF6D5F">
          <w:rPr>
            <w:rFonts w:ascii="Times New Roman" w:hAnsi="Times New Roman" w:cs="Times New Roman"/>
            <w:bCs/>
            <w:sz w:val="24"/>
          </w:rPr>
          <w:t xml:space="preserve"> implementation is very slow due to the use of for loops in the </w:t>
        </w:r>
        <w:proofErr w:type="spellStart"/>
        <w:r w:rsidR="00EF6D5F" w:rsidRPr="00EF6D5F">
          <w:rPr>
            <w:rFonts w:ascii="Times New Roman" w:hAnsi="Times New Roman" w:cs="Times New Roman"/>
            <w:bCs/>
            <w:i/>
            <w:iCs/>
            <w:sz w:val="24"/>
          </w:rPr>
          <w:t>n_corr</w:t>
        </w:r>
        <w:proofErr w:type="spellEnd"/>
        <w:r w:rsidR="00EF6D5F" w:rsidRPr="00EF6D5F">
          <w:rPr>
            <w:rFonts w:ascii="Times New Roman" w:hAnsi="Times New Roman" w:cs="Times New Roman"/>
            <w:bCs/>
            <w:sz w:val="24"/>
          </w:rPr>
          <w:t xml:space="preserve"> and </w:t>
        </w:r>
        <w:proofErr w:type="spellStart"/>
        <w:r w:rsidR="00EF6D5F" w:rsidRPr="00EF6D5F">
          <w:rPr>
            <w:rFonts w:ascii="Times New Roman" w:hAnsi="Times New Roman" w:cs="Times New Roman"/>
            <w:bCs/>
            <w:i/>
            <w:iCs/>
            <w:sz w:val="24"/>
          </w:rPr>
          <w:t>calculate_energy</w:t>
        </w:r>
        <w:proofErr w:type="spellEnd"/>
        <w:r w:rsidR="00EF6D5F" w:rsidRPr="00EF6D5F">
          <w:rPr>
            <w:rFonts w:ascii="Times New Roman" w:hAnsi="Times New Roman" w:cs="Times New Roman"/>
            <w:bCs/>
            <w:sz w:val="24"/>
          </w:rPr>
          <w:t xml:space="preserve"> functions. These enforce</w:t>
        </w:r>
      </w:ins>
      <w:ins w:id="1085" w:author="Azaz Farooq" w:date="2020-11-07T14:20:00Z">
        <w:del w:id="1086" w:author="Engr.Azaz" w:date="2020-11-07T21:51:00Z">
          <w:r w:rsidR="002E299C" w:rsidDel="002E3DBC">
            <w:rPr>
              <w:rFonts w:ascii="Times New Roman" w:hAnsi="Times New Roman" w:cs="Times New Roman"/>
              <w:bCs/>
              <w:sz w:val="24"/>
            </w:rPr>
            <w:delText>s</w:delText>
          </w:r>
        </w:del>
      </w:ins>
      <w:ins w:id="1087" w:author="Azaz Farooq" w:date="2020-11-06T23:33:00Z">
        <w:r w:rsidR="00EF6D5F" w:rsidRPr="00EF6D5F">
          <w:rPr>
            <w:rFonts w:ascii="Times New Roman" w:hAnsi="Times New Roman" w:cs="Times New Roman"/>
            <w:bCs/>
            <w:sz w:val="24"/>
          </w:rPr>
          <w:t xml:space="preserve"> a minimum time complexity of N</w:t>
        </w:r>
        <w:r w:rsidR="00EF6D5F" w:rsidRPr="00EF6D5F">
          <w:rPr>
            <w:rFonts w:ascii="Times New Roman" w:hAnsi="Times New Roman" w:cs="Times New Roman"/>
            <w:bCs/>
            <w:sz w:val="24"/>
            <w:vertAlign w:val="superscript"/>
          </w:rPr>
          <w:t>2</w:t>
        </w:r>
        <w:del w:id="1088" w:author="Engr.Azaz" w:date="2020-11-07T21:51:00Z">
          <w:r w:rsidR="009F74E2" w:rsidDel="002E3DBC">
            <w:rPr>
              <w:rFonts w:ascii="Times New Roman" w:hAnsi="Times New Roman" w:cs="Times New Roman"/>
              <w:bCs/>
              <w:sz w:val="24"/>
            </w:rPr>
            <w:delText>,</w:delText>
          </w:r>
        </w:del>
        <w:r w:rsidR="009F74E2">
          <w:rPr>
            <w:rFonts w:ascii="Times New Roman" w:hAnsi="Times New Roman" w:cs="Times New Roman"/>
            <w:bCs/>
            <w:sz w:val="24"/>
          </w:rPr>
          <w:t xml:space="preserve"> or more than this.</w:t>
        </w:r>
        <w:r w:rsidR="00EF6D5F" w:rsidRPr="00EF6D5F">
          <w:rPr>
            <w:rFonts w:ascii="Times New Roman" w:hAnsi="Times New Roman" w:cs="Times New Roman"/>
            <w:bCs/>
            <w:sz w:val="24"/>
          </w:rPr>
          <w:t xml:space="preserve"> To reduce the calculation time, cached value</w:t>
        </w:r>
        <w:del w:id="1089" w:author="Engr.Azaz" w:date="2020-11-07T21:51:00Z">
          <w:r w:rsidR="00EF6D5F" w:rsidRPr="00EF6D5F" w:rsidDel="002E3DBC">
            <w:rPr>
              <w:rFonts w:ascii="Times New Roman" w:hAnsi="Times New Roman" w:cs="Times New Roman"/>
              <w:bCs/>
              <w:sz w:val="24"/>
            </w:rPr>
            <w:delText>d</w:delText>
          </w:r>
        </w:del>
      </w:ins>
      <w:ins w:id="1090" w:author="Engr.Azaz" w:date="2020-11-07T21:51:00Z">
        <w:r w:rsidR="002E3DBC">
          <w:rPr>
            <w:rFonts w:ascii="Times New Roman" w:hAnsi="Times New Roman" w:cs="Times New Roman"/>
            <w:bCs/>
            <w:sz w:val="24"/>
          </w:rPr>
          <w:t>s</w:t>
        </w:r>
      </w:ins>
      <w:ins w:id="1091" w:author="Azaz Farooq" w:date="2020-11-06T23:33:00Z">
        <w:r w:rsidR="00EF6D5F" w:rsidRPr="00EF6D5F">
          <w:rPr>
            <w:rFonts w:ascii="Times New Roman" w:hAnsi="Times New Roman" w:cs="Times New Roman"/>
            <w:bCs/>
            <w:sz w:val="24"/>
          </w:rPr>
          <w:t xml:space="preserve"> </w:t>
        </w:r>
        <w:proofErr w:type="gramStart"/>
        <w:r w:rsidR="00EF6D5F" w:rsidRPr="00EF6D5F">
          <w:rPr>
            <w:rFonts w:ascii="Times New Roman" w:hAnsi="Times New Roman" w:cs="Times New Roman"/>
            <w:bCs/>
            <w:sz w:val="24"/>
          </w:rPr>
          <w:t>are</w:t>
        </w:r>
        <w:proofErr w:type="gramEnd"/>
        <w:r w:rsidR="00EF6D5F" w:rsidRPr="00EF6D5F">
          <w:rPr>
            <w:rFonts w:ascii="Times New Roman" w:hAnsi="Times New Roman" w:cs="Times New Roman"/>
            <w:bCs/>
            <w:sz w:val="24"/>
          </w:rPr>
          <w:t xml:space="preserve"> us</w:t>
        </w:r>
        <w:r w:rsidR="00524073">
          <w:rPr>
            <w:rFonts w:ascii="Times New Roman" w:hAnsi="Times New Roman" w:cs="Times New Roman"/>
            <w:bCs/>
            <w:sz w:val="24"/>
          </w:rPr>
          <w:t xml:space="preserve">ed for the determination of </w:t>
        </w:r>
      </w:ins>
      <w:ins w:id="1092" w:author="Engr.Azaz" w:date="2020-11-07T21:51:00Z">
        <w:r w:rsidR="002E3DBC">
          <w:rPr>
            <w:rFonts w:ascii="Times New Roman" w:hAnsi="Times New Roman" w:cs="Times New Roman"/>
            <w:bCs/>
            <w:sz w:val="24"/>
          </w:rPr>
          <w:t xml:space="preserve">the </w:t>
        </w:r>
      </w:ins>
      <w:ins w:id="1093" w:author="Azaz Farooq" w:date="2020-11-06T23:33:00Z">
        <w:r w:rsidR="00EF6D5F" w:rsidRPr="00EF6D5F">
          <w:rPr>
            <w:rFonts w:ascii="Times New Roman" w:hAnsi="Times New Roman" w:cs="Times New Roman"/>
            <w:bCs/>
            <w:sz w:val="24"/>
          </w:rPr>
          <w:t xml:space="preserve">sum </w:t>
        </w:r>
        <w:r w:rsidR="00EF6D5F" w:rsidRPr="00EF6D5F">
          <w:rPr>
            <w:rFonts w:ascii="Times New Roman" w:hAnsi="Times New Roman" w:cs="Times New Roman"/>
            <w:bCs/>
            <w:sz w:val="24"/>
          </w:rPr>
          <w:lastRenderedPageBreak/>
          <w:t xml:space="preserve">of the squared elements of the </w:t>
        </w:r>
        <w:r w:rsidR="00EF6D5F" w:rsidRPr="00EF6D5F">
          <w:rPr>
            <w:rFonts w:ascii="Times New Roman" w:hAnsi="Times New Roman" w:cs="Times New Roman"/>
            <w:bCs/>
            <w:i/>
            <w:iCs/>
            <w:sz w:val="24"/>
          </w:rPr>
          <w:t>pattern</w:t>
        </w:r>
        <w:r w:rsidR="00EF6D5F" w:rsidRPr="00EF6D5F">
          <w:rPr>
            <w:rFonts w:ascii="Times New Roman" w:hAnsi="Times New Roman" w:cs="Times New Roman"/>
            <w:bCs/>
            <w:sz w:val="24"/>
          </w:rPr>
          <w:t xml:space="preserve"> array</w:t>
        </w:r>
        <w:r w:rsidR="006151EA">
          <w:rPr>
            <w:rFonts w:ascii="Times New Roman" w:hAnsi="Times New Roman" w:cs="Times New Roman"/>
            <w:bCs/>
            <w:sz w:val="24"/>
          </w:rPr>
          <w:t>.</w:t>
        </w:r>
      </w:ins>
      <w:ins w:id="1094" w:author="Azaz Farooq" w:date="2020-11-06T23:35:00Z">
        <w:r w:rsidR="006C6183" w:rsidRPr="006C6183">
          <w:t xml:space="preserve"> </w:t>
        </w:r>
        <w:r w:rsidR="006C6183" w:rsidRPr="006C6183">
          <w:rPr>
            <w:rFonts w:ascii="Times New Roman" w:hAnsi="Times New Roman" w:cs="Times New Roman"/>
            <w:bCs/>
            <w:sz w:val="24"/>
          </w:rPr>
          <w:t>Initially, the calculation was performed for every time</w:t>
        </w:r>
      </w:ins>
      <w:ins w:id="1095" w:author="Azaz Farooq" w:date="2020-11-07T14:20:00Z">
        <w:r w:rsidR="00D916FD">
          <w:rPr>
            <w:rFonts w:ascii="Times New Roman" w:hAnsi="Times New Roman" w:cs="Times New Roman"/>
            <w:bCs/>
            <w:sz w:val="24"/>
          </w:rPr>
          <w:t>,</w:t>
        </w:r>
      </w:ins>
      <w:ins w:id="1096" w:author="Azaz Farooq" w:date="2020-11-06T23:35:00Z">
        <w:r w:rsidR="006C6183" w:rsidRPr="006C6183">
          <w:rPr>
            <w:rFonts w:ascii="Times New Roman" w:hAnsi="Times New Roman" w:cs="Times New Roman"/>
            <w:bCs/>
            <w:sz w:val="24"/>
          </w:rPr>
          <w:t xml:space="preserve"> the </w:t>
        </w:r>
        <w:proofErr w:type="spellStart"/>
        <w:r w:rsidR="006C6183" w:rsidRPr="006C6183">
          <w:rPr>
            <w:rFonts w:ascii="Times New Roman" w:hAnsi="Times New Roman" w:cs="Times New Roman"/>
            <w:bCs/>
            <w:i/>
            <w:iCs/>
            <w:sz w:val="24"/>
          </w:rPr>
          <w:t>calculate_energy</w:t>
        </w:r>
        <w:proofErr w:type="spellEnd"/>
        <w:r w:rsidR="006C6183" w:rsidRPr="006C6183">
          <w:rPr>
            <w:rFonts w:ascii="Times New Roman" w:hAnsi="Times New Roman" w:cs="Times New Roman"/>
            <w:bCs/>
            <w:sz w:val="24"/>
          </w:rPr>
          <w:t xml:space="preserve"> function was called </w:t>
        </w:r>
        <w:proofErr w:type="spellStart"/>
        <w:r w:rsidR="006C6183" w:rsidRPr="006C6183">
          <w:rPr>
            <w:rFonts w:ascii="Times New Roman" w:hAnsi="Times New Roman" w:cs="Times New Roman"/>
            <w:bCs/>
            <w:i/>
            <w:iCs/>
            <w:sz w:val="24"/>
          </w:rPr>
          <w:t>i</w:t>
        </w:r>
        <w:proofErr w:type="spellEnd"/>
        <w:r w:rsidR="006C6183" w:rsidRPr="006C6183">
          <w:rPr>
            <w:rFonts w:ascii="Times New Roman" w:hAnsi="Times New Roman" w:cs="Times New Roman"/>
            <w:bCs/>
            <w:i/>
            <w:iCs/>
            <w:sz w:val="24"/>
          </w:rPr>
          <w:t xml:space="preserve"> </w:t>
        </w:r>
        <w:r w:rsidR="006C6183" w:rsidRPr="006C6183">
          <w:rPr>
            <w:rFonts w:ascii="Times New Roman" w:hAnsi="Times New Roman" w:cs="Times New Roman"/>
            <w:bCs/>
            <w:sz w:val="24"/>
          </w:rPr>
          <w:t>many times</w:t>
        </w:r>
        <w:del w:id="1097" w:author="Engr.Azaz" w:date="2020-11-07T23:23:00Z">
          <w:r w:rsidR="006C6183" w:rsidRPr="006C6183" w:rsidDel="00DE6703">
            <w:rPr>
              <w:rFonts w:ascii="Times New Roman" w:hAnsi="Times New Roman" w:cs="Times New Roman"/>
              <w:bCs/>
              <w:sz w:val="24"/>
              <w:vertAlign w:val="superscript"/>
            </w:rPr>
            <w:footnoteReference w:id="7"/>
          </w:r>
        </w:del>
      </w:ins>
      <w:ins w:id="1102" w:author="Engr.Azaz" w:date="2020-11-07T23:24:00Z">
        <w:r w:rsidR="00DE6703">
          <w:rPr>
            <w:rFonts w:ascii="Times New Roman" w:hAnsi="Times New Roman" w:cs="Times New Roman"/>
            <w:bCs/>
            <w:sz w:val="24"/>
          </w:rPr>
          <w:t xml:space="preserve">, </w:t>
        </w:r>
      </w:ins>
      <w:ins w:id="1103" w:author="Engr.Azaz" w:date="2020-11-08T03:49:00Z">
        <w:r w:rsidR="00F12DA8">
          <w:rPr>
            <w:rFonts w:ascii="Times New Roman" w:hAnsi="Times New Roman" w:cs="Times New Roman"/>
            <w:bCs/>
            <w:sz w:val="24"/>
          </w:rPr>
          <w:t xml:space="preserve">it </w:t>
        </w:r>
      </w:ins>
      <w:ins w:id="1104" w:author="Engr.Azaz" w:date="2020-11-07T23:24:00Z">
        <w:r w:rsidR="00DE6703">
          <w:rPr>
            <w:rFonts w:ascii="Times New Roman" w:hAnsi="Times New Roman" w:cs="Times New Roman"/>
            <w:bCs/>
            <w:sz w:val="24"/>
          </w:rPr>
          <w:t xml:space="preserve">means </w:t>
        </w:r>
        <w:r w:rsidR="00DE6703" w:rsidRPr="000323C4">
          <w:rPr>
            <w:rFonts w:ascii="Times New Roman" w:hAnsi="Times New Roman" w:cs="Times New Roman"/>
            <w:sz w:val="24"/>
            <w:szCs w:val="24"/>
            <w:rPrChange w:id="1105" w:author="Engr.Azaz" w:date="2020-11-07T23:25:00Z">
              <w:rPr/>
            </w:rPrChange>
          </w:rPr>
          <w:t>iterate over the size of the correlation array</w:t>
        </w:r>
      </w:ins>
      <w:ins w:id="1106" w:author="Engr.Azaz" w:date="2020-11-07T23:26:00Z">
        <w:r w:rsidR="00DB2A0B">
          <w:rPr>
            <w:rFonts w:ascii="Times New Roman" w:hAnsi="Times New Roman" w:cs="Times New Roman"/>
            <w:sz w:val="24"/>
            <w:szCs w:val="24"/>
          </w:rPr>
          <w:t xml:space="preserve">, i.e. </w:t>
        </w:r>
        <w:r w:rsidR="003B086F">
          <w:rPr>
            <w:rFonts w:ascii="Times New Roman" w:hAnsi="Times New Roman" w:cs="Times New Roman"/>
            <w:sz w:val="24"/>
            <w:szCs w:val="24"/>
          </w:rPr>
          <w:t>“</w:t>
        </w:r>
      </w:ins>
      <w:proofErr w:type="spellStart"/>
      <w:ins w:id="1107" w:author="Engr.Azaz" w:date="2020-11-07T23:24:00Z">
        <w:r w:rsidR="00DE6703" w:rsidRPr="000323C4">
          <w:rPr>
            <w:rFonts w:ascii="Times New Roman" w:hAnsi="Times New Roman" w:cs="Times New Roman"/>
            <w:sz w:val="24"/>
            <w:szCs w:val="24"/>
            <w:rPrChange w:id="1108" w:author="Engr.Azaz" w:date="2020-11-07T23:25:00Z">
              <w:rPr/>
            </w:rPrChange>
          </w:rPr>
          <w:t>template_padded</w:t>
        </w:r>
        <w:proofErr w:type="spellEnd"/>
        <w:r w:rsidR="00DE6703" w:rsidRPr="000323C4">
          <w:rPr>
            <w:rFonts w:ascii="Times New Roman" w:hAnsi="Times New Roman" w:cs="Times New Roman"/>
            <w:sz w:val="24"/>
            <w:szCs w:val="24"/>
            <w:rPrChange w:id="1109" w:author="Engr.Azaz" w:date="2020-11-07T23:25:00Z">
              <w:rPr/>
            </w:rPrChange>
          </w:rPr>
          <w:t xml:space="preserve"> – pattern</w:t>
        </w:r>
      </w:ins>
      <w:ins w:id="1110" w:author="Engr.Azaz" w:date="2020-11-07T23:26:00Z">
        <w:r w:rsidR="003B086F">
          <w:rPr>
            <w:rFonts w:ascii="Times New Roman" w:hAnsi="Times New Roman" w:cs="Times New Roman"/>
            <w:sz w:val="24"/>
            <w:szCs w:val="24"/>
          </w:rPr>
          <w:t>”.</w:t>
        </w:r>
      </w:ins>
      <w:ins w:id="1111" w:author="Azaz Farooq" w:date="2020-11-06T23:35:00Z">
        <w:del w:id="1112" w:author="Engr.Azaz" w:date="2020-11-07T23:24:00Z">
          <w:r w:rsidR="006C6183" w:rsidRPr="006C6183" w:rsidDel="00DE6703">
            <w:rPr>
              <w:rFonts w:ascii="Times New Roman" w:hAnsi="Times New Roman" w:cs="Times New Roman"/>
              <w:bCs/>
              <w:sz w:val="24"/>
            </w:rPr>
            <w:delText>.</w:delText>
          </w:r>
        </w:del>
        <w:r w:rsidR="006C6183" w:rsidRPr="006C6183">
          <w:rPr>
            <w:rFonts w:ascii="Times New Roman" w:hAnsi="Times New Roman" w:cs="Times New Roman"/>
            <w:bCs/>
            <w:sz w:val="24"/>
          </w:rPr>
          <w:t xml:space="preserve"> Caching the value reduced the loop time for </w:t>
        </w:r>
        <w:proofErr w:type="spellStart"/>
        <w:r w:rsidR="006C6183" w:rsidRPr="006C6183">
          <w:rPr>
            <w:rFonts w:ascii="Times New Roman" w:hAnsi="Times New Roman" w:cs="Times New Roman"/>
            <w:bCs/>
            <w:i/>
            <w:iCs/>
            <w:sz w:val="24"/>
          </w:rPr>
          <w:t>n_corr</w:t>
        </w:r>
        <w:proofErr w:type="spellEnd"/>
        <w:r w:rsidR="006C6183" w:rsidRPr="006C6183">
          <w:rPr>
            <w:rFonts w:ascii="Times New Roman" w:hAnsi="Times New Roman" w:cs="Times New Roman"/>
            <w:bCs/>
            <w:sz w:val="24"/>
          </w:rPr>
          <w:t xml:space="preserve"> by half. However, the calculation time was still .5 s</w:t>
        </w:r>
      </w:ins>
      <w:ins w:id="1113" w:author="Azaz Farooq" w:date="2020-11-07T14:21:00Z">
        <w:r w:rsidR="00490785">
          <w:rPr>
            <w:rFonts w:ascii="Times New Roman" w:hAnsi="Times New Roman" w:cs="Times New Roman"/>
            <w:bCs/>
            <w:sz w:val="24"/>
          </w:rPr>
          <w:t>ec</w:t>
        </w:r>
      </w:ins>
      <w:ins w:id="1114" w:author="Azaz Farooq" w:date="2020-11-06T23:35:00Z">
        <w:r w:rsidR="006C6183" w:rsidRPr="006C6183">
          <w:rPr>
            <w:rFonts w:ascii="Times New Roman" w:hAnsi="Times New Roman" w:cs="Times New Roman"/>
            <w:bCs/>
            <w:sz w:val="24"/>
          </w:rPr>
          <w:t xml:space="preserve"> per loop in </w:t>
        </w:r>
        <w:proofErr w:type="spellStart"/>
        <w:r w:rsidR="006C6183" w:rsidRPr="006C6183">
          <w:rPr>
            <w:rFonts w:ascii="Times New Roman" w:hAnsi="Times New Roman" w:cs="Times New Roman"/>
            <w:bCs/>
            <w:i/>
            <w:iCs/>
            <w:sz w:val="24"/>
          </w:rPr>
          <w:t>n_corr</w:t>
        </w:r>
        <w:proofErr w:type="spellEnd"/>
        <w:r w:rsidR="006C6183" w:rsidRPr="006C6183">
          <w:rPr>
            <w:rFonts w:ascii="Times New Roman" w:hAnsi="Times New Roman" w:cs="Times New Roman"/>
            <w:bCs/>
            <w:i/>
            <w:iCs/>
            <w:sz w:val="24"/>
          </w:rPr>
          <w:softHyphen/>
        </w:r>
      </w:ins>
      <w:ins w:id="1115" w:author="Azaz Farooq" w:date="2020-11-06T23:36:00Z">
        <w:r w:rsidR="004B489C">
          <w:rPr>
            <w:rFonts w:ascii="Times New Roman" w:hAnsi="Times New Roman" w:cs="Times New Roman"/>
            <w:bCs/>
            <w:i/>
            <w:iCs/>
            <w:sz w:val="24"/>
          </w:rPr>
          <w:t>.</w:t>
        </w:r>
        <w:r w:rsidR="004B489C" w:rsidRPr="004B489C">
          <w:t xml:space="preserve"> </w:t>
        </w:r>
        <w:r w:rsidR="004B489C">
          <w:rPr>
            <w:rFonts w:ascii="Times New Roman" w:hAnsi="Times New Roman" w:cs="Times New Roman"/>
            <w:bCs/>
            <w:iCs/>
            <w:sz w:val="24"/>
          </w:rPr>
          <w:t>T</w:t>
        </w:r>
        <w:r w:rsidR="004B489C" w:rsidRPr="004B489C">
          <w:rPr>
            <w:rFonts w:ascii="Times New Roman" w:hAnsi="Times New Roman" w:cs="Times New Roman"/>
            <w:bCs/>
            <w:iCs/>
            <w:sz w:val="24"/>
            <w:rPrChange w:id="1116" w:author="Azaz Farooq" w:date="2020-11-06T23:36:00Z">
              <w:rPr>
                <w:rFonts w:ascii="Times New Roman" w:hAnsi="Times New Roman" w:cs="Times New Roman"/>
                <w:bCs/>
                <w:i/>
                <w:iCs/>
                <w:sz w:val="24"/>
              </w:rPr>
            </w:rPrChange>
          </w:rPr>
          <w:t>he computation time was signi</w:t>
        </w:r>
        <w:r w:rsidR="00E73ABF">
          <w:rPr>
            <w:rFonts w:ascii="Times New Roman" w:hAnsi="Times New Roman" w:cs="Times New Roman"/>
            <w:bCs/>
            <w:iCs/>
            <w:sz w:val="24"/>
          </w:rPr>
          <w:t>ficantly reduced</w:t>
        </w:r>
        <w:r w:rsidR="004B489C" w:rsidRPr="004B489C">
          <w:rPr>
            <w:rFonts w:ascii="Times New Roman" w:hAnsi="Times New Roman" w:cs="Times New Roman"/>
            <w:bCs/>
            <w:iCs/>
            <w:sz w:val="24"/>
            <w:rPrChange w:id="1117" w:author="Azaz Farooq" w:date="2020-11-06T23:36:00Z">
              <w:rPr>
                <w:rFonts w:ascii="Times New Roman" w:hAnsi="Times New Roman" w:cs="Times New Roman"/>
                <w:bCs/>
                <w:i/>
                <w:iCs/>
                <w:sz w:val="24"/>
              </w:rPr>
            </w:rPrChange>
          </w:rPr>
          <w:t xml:space="preserve"> due to the zeros that are multiplied each time the pattern and template are passed</w:t>
        </w:r>
      </w:ins>
      <w:ins w:id="1118" w:author="Azaz Farooq" w:date="2020-11-06T23:38:00Z">
        <w:r w:rsidR="00E56F93">
          <w:rPr>
            <w:rFonts w:ascii="Times New Roman" w:hAnsi="Times New Roman" w:cs="Times New Roman"/>
            <w:bCs/>
            <w:iCs/>
            <w:sz w:val="24"/>
          </w:rPr>
          <w:t>.</w:t>
        </w:r>
        <w:r w:rsidR="00E56F93" w:rsidRPr="00E56F93">
          <w:t xml:space="preserve"> </w:t>
        </w:r>
      </w:ins>
    </w:p>
    <w:p w14:paraId="329A50B2" w14:textId="64F05F8C" w:rsidR="008B7436" w:rsidRDefault="00E56F93">
      <w:pPr>
        <w:spacing w:line="360" w:lineRule="auto"/>
        <w:jc w:val="both"/>
        <w:rPr>
          <w:ins w:id="1119" w:author="Azaz Farooq" w:date="2020-11-06T23:41:00Z"/>
          <w:rFonts w:ascii="Times New Roman" w:hAnsi="Times New Roman" w:cs="Times New Roman"/>
          <w:bCs/>
          <w:iCs/>
          <w:sz w:val="24"/>
          <w:lang w:val="en-AU"/>
        </w:rPr>
        <w:pPrChange w:id="1120" w:author="Azaz Farooq" w:date="2020-11-07T18:08:00Z">
          <w:pPr/>
        </w:pPrChange>
      </w:pPr>
      <w:ins w:id="1121" w:author="Azaz Farooq" w:date="2020-11-06T23:38:00Z">
        <w:r w:rsidRPr="00E56F93">
          <w:rPr>
            <w:rFonts w:ascii="Times New Roman" w:hAnsi="Times New Roman" w:cs="Times New Roman"/>
            <w:bCs/>
            <w:iCs/>
            <w:sz w:val="24"/>
          </w:rPr>
          <w:t xml:space="preserve">The calculation was compared to </w:t>
        </w:r>
      </w:ins>
      <w:ins w:id="1122" w:author="Azaz Farooq" w:date="2020-11-06T23:39:00Z">
        <w:r w:rsidR="003B005C" w:rsidRPr="00E56F93">
          <w:rPr>
            <w:rFonts w:ascii="Times New Roman" w:hAnsi="Times New Roman" w:cs="Times New Roman"/>
            <w:bCs/>
            <w:iCs/>
            <w:sz w:val="24"/>
          </w:rPr>
          <w:t>the</w:t>
        </w:r>
      </w:ins>
      <w:ins w:id="1123" w:author="Azaz Farooq" w:date="2020-11-06T23:38:00Z">
        <w:r w:rsidRPr="00E56F93">
          <w:rPr>
            <w:rFonts w:ascii="Times New Roman" w:hAnsi="Times New Roman" w:cs="Times New Roman"/>
            <w:bCs/>
            <w:iCs/>
            <w:sz w:val="24"/>
          </w:rPr>
          <w:t xml:space="preserve"> library implementation of the cross</w:t>
        </w:r>
        <w:del w:id="1124" w:author="Engr.Azaz" w:date="2020-11-07T21:54:00Z">
          <w:r w:rsidRPr="00E56F93" w:rsidDel="0059186F">
            <w:rPr>
              <w:rFonts w:ascii="Times New Roman" w:hAnsi="Times New Roman" w:cs="Times New Roman"/>
              <w:bCs/>
              <w:iCs/>
              <w:sz w:val="24"/>
            </w:rPr>
            <w:delText xml:space="preserve"> </w:delText>
          </w:r>
        </w:del>
      </w:ins>
      <w:ins w:id="1125" w:author="Engr.Azaz" w:date="2020-11-07T21:54:00Z">
        <w:r w:rsidR="0059186F">
          <w:rPr>
            <w:rFonts w:ascii="Times New Roman" w:hAnsi="Times New Roman" w:cs="Times New Roman"/>
            <w:bCs/>
            <w:iCs/>
            <w:sz w:val="24"/>
          </w:rPr>
          <w:t>-</w:t>
        </w:r>
      </w:ins>
      <w:ins w:id="1126" w:author="Azaz Farooq" w:date="2020-11-06T23:38:00Z">
        <w:r w:rsidRPr="00E56F93">
          <w:rPr>
            <w:rFonts w:ascii="Times New Roman" w:hAnsi="Times New Roman" w:cs="Times New Roman"/>
            <w:bCs/>
            <w:iCs/>
            <w:sz w:val="24"/>
          </w:rPr>
          <w:t xml:space="preserve">correlation using </w:t>
        </w:r>
        <w:del w:id="1127" w:author="Engr.Azaz" w:date="2020-11-07T21:54:00Z">
          <w:r w:rsidRPr="00E56F93" w:rsidDel="0059186F">
            <w:rPr>
              <w:rFonts w:ascii="Times New Roman" w:hAnsi="Times New Roman" w:cs="Times New Roman"/>
              <w:bCs/>
              <w:i/>
              <w:iCs/>
              <w:sz w:val="24"/>
            </w:rPr>
            <w:delText>nump</w:delText>
          </w:r>
        </w:del>
      </w:ins>
      <w:proofErr w:type="spellStart"/>
      <w:ins w:id="1128" w:author="Engr.Azaz" w:date="2020-11-07T21:54:00Z">
        <w:r w:rsidR="0059186F">
          <w:rPr>
            <w:rFonts w:ascii="Times New Roman" w:hAnsi="Times New Roman" w:cs="Times New Roman"/>
            <w:bCs/>
            <w:i/>
            <w:iCs/>
            <w:sz w:val="24"/>
          </w:rPr>
          <w:t>NumP</w:t>
        </w:r>
      </w:ins>
      <w:ins w:id="1129" w:author="Azaz Farooq" w:date="2020-11-06T23:38:00Z">
        <w:r w:rsidRPr="00E56F93">
          <w:rPr>
            <w:rFonts w:ascii="Times New Roman" w:hAnsi="Times New Roman" w:cs="Times New Roman"/>
            <w:bCs/>
            <w:i/>
            <w:iCs/>
            <w:sz w:val="24"/>
          </w:rPr>
          <w:t>y.correlate</w:t>
        </w:r>
        <w:proofErr w:type="spellEnd"/>
        <w:r>
          <w:rPr>
            <w:rFonts w:ascii="Times New Roman" w:hAnsi="Times New Roman" w:cs="Times New Roman"/>
            <w:bCs/>
            <w:i/>
            <w:iCs/>
            <w:sz w:val="24"/>
          </w:rPr>
          <w:t>.</w:t>
        </w:r>
      </w:ins>
      <w:ins w:id="1130" w:author="Azaz Farooq" w:date="2020-11-06T23:39:00Z">
        <w:r w:rsidR="00221F6D">
          <w:rPr>
            <w:rFonts w:ascii="Times New Roman" w:hAnsi="Times New Roman" w:cs="Times New Roman"/>
            <w:bCs/>
            <w:i/>
            <w:iCs/>
            <w:sz w:val="24"/>
          </w:rPr>
          <w:t xml:space="preserve"> </w:t>
        </w:r>
      </w:ins>
      <w:ins w:id="1131" w:author="Azaz Farooq" w:date="2020-11-06T23:40:00Z">
        <w:r w:rsidR="0089019D" w:rsidRPr="0089019D">
          <w:rPr>
            <w:rFonts w:ascii="Times New Roman" w:hAnsi="Times New Roman" w:cs="Times New Roman"/>
            <w:bCs/>
            <w:iCs/>
            <w:sz w:val="24"/>
            <w:lang w:val="en-AU"/>
          </w:rPr>
          <w:t xml:space="preserve">These changes resulted in a 64% decrease in </w:t>
        </w:r>
      </w:ins>
      <w:ins w:id="1132" w:author="Engr.Azaz" w:date="2020-11-07T21:55:00Z">
        <w:r w:rsidR="0059186F">
          <w:rPr>
            <w:rFonts w:ascii="Times New Roman" w:hAnsi="Times New Roman" w:cs="Times New Roman"/>
            <w:bCs/>
            <w:iCs/>
            <w:sz w:val="24"/>
            <w:lang w:val="en-AU"/>
          </w:rPr>
          <w:t xml:space="preserve">the </w:t>
        </w:r>
      </w:ins>
      <w:ins w:id="1133" w:author="Azaz Farooq" w:date="2020-11-06T23:40:00Z">
        <w:r w:rsidR="0089019D" w:rsidRPr="0089019D">
          <w:rPr>
            <w:rFonts w:ascii="Times New Roman" w:hAnsi="Times New Roman" w:cs="Times New Roman"/>
            <w:bCs/>
            <w:iCs/>
            <w:sz w:val="24"/>
            <w:lang w:val="en-AU"/>
          </w:rPr>
          <w:t xml:space="preserve">run time of the </w:t>
        </w:r>
        <w:proofErr w:type="spellStart"/>
        <w:r w:rsidR="0089019D" w:rsidRPr="0089019D">
          <w:rPr>
            <w:rFonts w:ascii="Times New Roman" w:hAnsi="Times New Roman" w:cs="Times New Roman"/>
            <w:bCs/>
            <w:i/>
            <w:iCs/>
            <w:sz w:val="24"/>
            <w:lang w:val="en-AU"/>
          </w:rPr>
          <w:t>n_corr</w:t>
        </w:r>
        <w:proofErr w:type="spellEnd"/>
        <w:r w:rsidR="0089019D" w:rsidRPr="0089019D">
          <w:rPr>
            <w:rFonts w:ascii="Times New Roman" w:hAnsi="Times New Roman" w:cs="Times New Roman"/>
            <w:bCs/>
            <w:iCs/>
            <w:sz w:val="24"/>
            <w:lang w:val="en-AU"/>
          </w:rPr>
          <w:t xml:space="preserve"> loop</w:t>
        </w:r>
        <w:del w:id="1134" w:author="Engr.Azaz" w:date="2020-11-07T21:55:00Z">
          <w:r w:rsidR="0089019D" w:rsidRPr="0089019D" w:rsidDel="0059186F">
            <w:rPr>
              <w:rFonts w:ascii="Times New Roman" w:hAnsi="Times New Roman" w:cs="Times New Roman"/>
              <w:bCs/>
              <w:iCs/>
              <w:sz w:val="24"/>
              <w:lang w:val="en-AU"/>
            </w:rPr>
            <w:delText>,</w:delText>
          </w:r>
        </w:del>
        <w:r w:rsidR="0089019D" w:rsidRPr="0089019D">
          <w:rPr>
            <w:rFonts w:ascii="Times New Roman" w:hAnsi="Times New Roman" w:cs="Times New Roman"/>
            <w:bCs/>
            <w:iCs/>
            <w:sz w:val="24"/>
            <w:lang w:val="en-AU"/>
          </w:rPr>
          <w:t xml:space="preserve"> but at the cost of proper normali</w:t>
        </w:r>
        <w:del w:id="1135" w:author="Engr.Azaz" w:date="2020-11-07T21:55:00Z">
          <w:r w:rsidR="0089019D" w:rsidRPr="0089019D" w:rsidDel="0059186F">
            <w:rPr>
              <w:rFonts w:ascii="Times New Roman" w:hAnsi="Times New Roman" w:cs="Times New Roman"/>
              <w:bCs/>
              <w:iCs/>
              <w:sz w:val="24"/>
              <w:lang w:val="en-AU"/>
            </w:rPr>
            <w:delText>s</w:delText>
          </w:r>
        </w:del>
      </w:ins>
      <w:ins w:id="1136" w:author="Engr.Azaz" w:date="2020-11-07T21:55:00Z">
        <w:r w:rsidR="0059186F">
          <w:rPr>
            <w:rFonts w:ascii="Times New Roman" w:hAnsi="Times New Roman" w:cs="Times New Roman"/>
            <w:bCs/>
            <w:iCs/>
            <w:sz w:val="24"/>
            <w:lang w:val="en-AU"/>
          </w:rPr>
          <w:t>z</w:t>
        </w:r>
      </w:ins>
      <w:ins w:id="1137" w:author="Azaz Farooq" w:date="2020-11-06T23:40:00Z">
        <w:r w:rsidR="0089019D" w:rsidRPr="0089019D">
          <w:rPr>
            <w:rFonts w:ascii="Times New Roman" w:hAnsi="Times New Roman" w:cs="Times New Roman"/>
            <w:bCs/>
            <w:iCs/>
            <w:sz w:val="24"/>
            <w:lang w:val="en-AU"/>
          </w:rPr>
          <w:t>ation techniques. The offset was still calculated to be 389m but given a significant speed decrease, and the loss of proper normalization, this method was abandoned</w:t>
        </w:r>
        <w:r w:rsidR="00711200">
          <w:rPr>
            <w:rFonts w:ascii="Times New Roman" w:hAnsi="Times New Roman" w:cs="Times New Roman"/>
            <w:bCs/>
            <w:iCs/>
            <w:sz w:val="24"/>
            <w:lang w:val="en-AU"/>
          </w:rPr>
          <w:t>.</w:t>
        </w:r>
      </w:ins>
    </w:p>
    <w:p w14:paraId="65167DB3" w14:textId="77777777" w:rsidR="00646448" w:rsidRPr="00E25038" w:rsidRDefault="00646448">
      <w:pPr>
        <w:spacing w:line="360" w:lineRule="auto"/>
        <w:ind w:left="720"/>
        <w:rPr>
          <w:ins w:id="1138" w:author="Azaz Farooq" w:date="2020-11-06T23:41:00Z"/>
          <w:rFonts w:ascii="Times New Roman" w:hAnsi="Times New Roman" w:cs="Times New Roman"/>
          <w:bCs/>
          <w:rPrChange w:id="1139" w:author="Azaz Farooq" w:date="2020-11-07T19:57:00Z">
            <w:rPr>
              <w:ins w:id="1140" w:author="Azaz Farooq" w:date="2020-11-06T23:41:00Z"/>
              <w:b/>
              <w:bCs/>
            </w:rPr>
          </w:rPrChange>
        </w:rPr>
        <w:pPrChange w:id="1141" w:author="Azaz Farooq" w:date="2020-11-07T19:57:00Z">
          <w:pPr/>
        </w:pPrChange>
      </w:pPr>
      <w:ins w:id="1142" w:author="Azaz Farooq" w:date="2020-11-06T23:41:00Z">
        <w:r w:rsidRPr="00E25038">
          <w:rPr>
            <w:rFonts w:ascii="Times New Roman" w:hAnsi="Times New Roman" w:cs="Times New Roman"/>
            <w:bCs/>
            <w:rPrChange w:id="1143" w:author="Azaz Farooq" w:date="2020-11-07T19:57:00Z">
              <w:rPr>
                <w:b/>
                <w:bCs/>
              </w:rPr>
            </w:rPrChange>
          </w:rPr>
          <w:t>Evaluation - Spectral</w:t>
        </w:r>
      </w:ins>
    </w:p>
    <w:p w14:paraId="2AE12F58" w14:textId="5FDAB14F" w:rsidR="00AA782F" w:rsidRDefault="00D62E1C">
      <w:pPr>
        <w:spacing w:line="360" w:lineRule="auto"/>
        <w:jc w:val="both"/>
        <w:rPr>
          <w:ins w:id="1144" w:author="Azaz Farooq" w:date="2020-11-06T23:51:00Z"/>
          <w:rFonts w:ascii="Times New Roman" w:hAnsi="Times New Roman" w:cs="Times New Roman"/>
          <w:bCs/>
          <w:sz w:val="24"/>
          <w:lang w:val="en-AU"/>
        </w:rPr>
        <w:pPrChange w:id="1145" w:author="Azaz Farooq" w:date="2020-11-07T18:08:00Z">
          <w:pPr/>
        </w:pPrChange>
      </w:pPr>
      <w:ins w:id="1146" w:author="Azaz Farooq" w:date="2020-11-06T23:49:00Z">
        <w:r w:rsidRPr="00D62E1C">
          <w:rPr>
            <w:rFonts w:ascii="Times New Roman" w:hAnsi="Times New Roman" w:cs="Times New Roman"/>
            <w:bCs/>
            <w:sz w:val="24"/>
            <w:lang w:val="en-AU"/>
          </w:rPr>
          <w:t xml:space="preserve">To improve </w:t>
        </w:r>
      </w:ins>
      <w:ins w:id="1147" w:author="Azaz Farooq" w:date="2020-11-07T14:23:00Z">
        <w:r w:rsidR="000D214D">
          <w:rPr>
            <w:rFonts w:ascii="Times New Roman" w:hAnsi="Times New Roman" w:cs="Times New Roman"/>
            <w:bCs/>
            <w:sz w:val="24"/>
            <w:lang w:val="en-AU"/>
          </w:rPr>
          <w:t xml:space="preserve">the </w:t>
        </w:r>
      </w:ins>
      <w:ins w:id="1148" w:author="Azaz Farooq" w:date="2020-11-06T23:49:00Z">
        <w:r w:rsidRPr="00D62E1C">
          <w:rPr>
            <w:rFonts w:ascii="Times New Roman" w:hAnsi="Times New Roman" w:cs="Times New Roman"/>
            <w:bCs/>
            <w:sz w:val="24"/>
            <w:lang w:val="en-AU"/>
          </w:rPr>
          <w:t xml:space="preserve">performance, spectral cross-correlation was then </w:t>
        </w:r>
      </w:ins>
      <w:ins w:id="1149" w:author="Azaz Farooq" w:date="2020-11-07T14:24:00Z">
        <w:r w:rsidR="00BB10DA">
          <w:rPr>
            <w:rFonts w:ascii="Times New Roman" w:hAnsi="Times New Roman" w:cs="Times New Roman"/>
            <w:bCs/>
            <w:sz w:val="24"/>
            <w:lang w:val="en-AU"/>
          </w:rPr>
          <w:t>applied</w:t>
        </w:r>
      </w:ins>
      <w:ins w:id="1150" w:author="Azaz Farooq" w:date="2020-11-06T23:49:00Z">
        <w:r w:rsidRPr="00D62E1C">
          <w:rPr>
            <w:rFonts w:ascii="Times New Roman" w:hAnsi="Times New Roman" w:cs="Times New Roman"/>
            <w:bCs/>
            <w:sz w:val="24"/>
            <w:lang w:val="en-AU"/>
          </w:rPr>
          <w:t xml:space="preserve"> to decrease the run time. Spectral cross-correlation initially took </w:t>
        </w:r>
      </w:ins>
      <w:ins w:id="1151" w:author="Azaz Farooq" w:date="2020-11-07T14:24:00Z">
        <w:r w:rsidR="00EC6662">
          <w:rPr>
            <w:rFonts w:ascii="Times New Roman" w:hAnsi="Times New Roman" w:cs="Times New Roman"/>
            <w:bCs/>
            <w:sz w:val="24"/>
            <w:lang w:val="en-AU"/>
          </w:rPr>
          <w:t xml:space="preserve">123 </w:t>
        </w:r>
      </w:ins>
      <w:ins w:id="1152" w:author="Azaz Farooq" w:date="2020-11-06T23:49:00Z">
        <w:r w:rsidR="00EC6662">
          <w:rPr>
            <w:rFonts w:ascii="Times New Roman" w:hAnsi="Times New Roman" w:cs="Times New Roman"/>
            <w:bCs/>
            <w:sz w:val="24"/>
            <w:lang w:val="en-AU"/>
          </w:rPr>
          <w:t>sec</w:t>
        </w:r>
        <w:r w:rsidRPr="00D62E1C">
          <w:rPr>
            <w:rFonts w:ascii="Times New Roman" w:hAnsi="Times New Roman" w:cs="Times New Roman"/>
            <w:bCs/>
            <w:sz w:val="24"/>
            <w:lang w:val="en-AU"/>
          </w:rPr>
          <w:t xml:space="preserve"> to perform. This technique </w:t>
        </w:r>
      </w:ins>
      <w:ins w:id="1153" w:author="Azaz Farooq" w:date="2020-11-07T14:25:00Z">
        <w:r w:rsidR="009A3AE5">
          <w:rPr>
            <w:rFonts w:ascii="Times New Roman" w:hAnsi="Times New Roman" w:cs="Times New Roman"/>
            <w:bCs/>
            <w:sz w:val="24"/>
            <w:lang w:val="en-AU"/>
          </w:rPr>
          <w:t>is</w:t>
        </w:r>
      </w:ins>
      <w:ins w:id="1154" w:author="Azaz Farooq" w:date="2020-11-06T23:49:00Z">
        <w:r w:rsidRPr="00D62E1C">
          <w:rPr>
            <w:rFonts w:ascii="Times New Roman" w:hAnsi="Times New Roman" w:cs="Times New Roman"/>
            <w:bCs/>
            <w:sz w:val="24"/>
            <w:lang w:val="en-AU"/>
          </w:rPr>
          <w:t xml:space="preserve"> much faster than temporal cross-correlation</w:t>
        </w:r>
        <w:r w:rsidR="007A664D">
          <w:rPr>
            <w:rFonts w:ascii="Times New Roman" w:hAnsi="Times New Roman" w:cs="Times New Roman"/>
            <w:bCs/>
            <w:sz w:val="24"/>
            <w:lang w:val="en-AU"/>
          </w:rPr>
          <w:t xml:space="preserve"> because</w:t>
        </w:r>
      </w:ins>
      <w:ins w:id="1155" w:author="Engr.Azaz" w:date="2020-11-07T21:55:00Z">
        <w:r w:rsidR="0059186F">
          <w:rPr>
            <w:rFonts w:ascii="Times New Roman" w:hAnsi="Times New Roman" w:cs="Times New Roman"/>
            <w:bCs/>
            <w:sz w:val="24"/>
            <w:lang w:val="en-AU"/>
          </w:rPr>
          <w:t xml:space="preserve"> </w:t>
        </w:r>
      </w:ins>
      <w:ins w:id="1156" w:author="Azaz Farooq" w:date="2020-11-06T23:50:00Z">
        <w:del w:id="1157" w:author="Engr.Azaz" w:date="2020-11-07T21:55:00Z">
          <w:r w:rsidR="003E284D" w:rsidRPr="003E284D" w:rsidDel="0059186F">
            <w:rPr>
              <w:rFonts w:ascii="Times New Roman" w:hAnsi="Times New Roman" w:cs="Times New Roman"/>
              <w:bCs/>
              <w:sz w:val="24"/>
              <w:lang w:val="en-AU"/>
            </w:rPr>
            <w:delText xml:space="preserve"> nump</w:delText>
          </w:r>
        </w:del>
      </w:ins>
      <w:proofErr w:type="spellStart"/>
      <w:ins w:id="1158" w:author="Engr.Azaz" w:date="2020-11-07T21:55:00Z">
        <w:r w:rsidR="0059186F">
          <w:rPr>
            <w:rFonts w:ascii="Times New Roman" w:hAnsi="Times New Roman" w:cs="Times New Roman"/>
            <w:bCs/>
            <w:sz w:val="24"/>
            <w:lang w:val="en-AU"/>
          </w:rPr>
          <w:t>NumP</w:t>
        </w:r>
      </w:ins>
      <w:ins w:id="1159" w:author="Azaz Farooq" w:date="2020-11-06T23:50:00Z">
        <w:r w:rsidR="003E284D" w:rsidRPr="003E284D">
          <w:rPr>
            <w:rFonts w:ascii="Times New Roman" w:hAnsi="Times New Roman" w:cs="Times New Roman"/>
            <w:bCs/>
            <w:sz w:val="24"/>
            <w:lang w:val="en-AU"/>
          </w:rPr>
          <w:t>y.fft</w:t>
        </w:r>
        <w:proofErr w:type="spellEnd"/>
        <w:r w:rsidR="003E284D" w:rsidRPr="003E284D">
          <w:rPr>
            <w:rFonts w:ascii="Times New Roman" w:hAnsi="Times New Roman" w:cs="Times New Roman"/>
            <w:bCs/>
            <w:sz w:val="24"/>
            <w:lang w:val="en-AU"/>
          </w:rPr>
          <w:t xml:space="preserve"> uses the Cooley-Tukey algorithm to calculate the Fourier transform. As it is a divide</w:t>
        </w:r>
        <w:del w:id="1160" w:author="Engr.Azaz" w:date="2020-11-07T21:55:00Z">
          <w:r w:rsidR="003E284D" w:rsidRPr="003E284D" w:rsidDel="0059186F">
            <w:rPr>
              <w:rFonts w:ascii="Times New Roman" w:hAnsi="Times New Roman" w:cs="Times New Roman"/>
              <w:bCs/>
              <w:sz w:val="24"/>
              <w:lang w:val="en-AU"/>
            </w:rPr>
            <w:delText xml:space="preserve"> </w:delText>
          </w:r>
        </w:del>
      </w:ins>
      <w:ins w:id="1161" w:author="Engr.Azaz" w:date="2020-11-07T21:55:00Z">
        <w:r w:rsidR="0059186F">
          <w:rPr>
            <w:rFonts w:ascii="Times New Roman" w:hAnsi="Times New Roman" w:cs="Times New Roman"/>
            <w:bCs/>
            <w:sz w:val="24"/>
            <w:lang w:val="en-AU"/>
          </w:rPr>
          <w:t>-</w:t>
        </w:r>
      </w:ins>
      <w:ins w:id="1162" w:author="Azaz Farooq" w:date="2020-11-06T23:50:00Z">
        <w:r w:rsidR="003E284D" w:rsidRPr="003E284D">
          <w:rPr>
            <w:rFonts w:ascii="Times New Roman" w:hAnsi="Times New Roman" w:cs="Times New Roman"/>
            <w:bCs/>
            <w:sz w:val="24"/>
            <w:lang w:val="en-AU"/>
          </w:rPr>
          <w:t>and-conquer algorithm, it runs most optimally on inputs of a power of two in size</w:t>
        </w:r>
        <w:del w:id="1163" w:author="Engr.Azaz" w:date="2020-11-07T21:55:00Z">
          <w:r w:rsidR="003E284D" w:rsidRPr="003E284D" w:rsidDel="0059186F">
            <w:rPr>
              <w:rFonts w:ascii="Times New Roman" w:hAnsi="Times New Roman" w:cs="Times New Roman"/>
              <w:bCs/>
              <w:sz w:val="24"/>
              <w:lang w:val="en-AU"/>
            </w:rPr>
            <w:delText>,</w:delText>
          </w:r>
        </w:del>
        <w:r w:rsidR="003E284D" w:rsidRPr="003E284D">
          <w:rPr>
            <w:rFonts w:ascii="Times New Roman" w:hAnsi="Times New Roman" w:cs="Times New Roman"/>
            <w:bCs/>
            <w:sz w:val="24"/>
            <w:lang w:val="en-AU"/>
          </w:rPr>
          <w:t xml:space="preserve"> and least with sizes or prime numbers. The signal lengths are prime numbers, and so by padding these inputs with zeros to the closest power of two, the run time was </w:t>
        </w:r>
      </w:ins>
      <w:ins w:id="1164" w:author="Azaz Farooq" w:date="2020-11-07T14:26:00Z">
        <w:r w:rsidR="009F141C">
          <w:rPr>
            <w:rFonts w:ascii="Times New Roman" w:hAnsi="Times New Roman" w:cs="Times New Roman"/>
            <w:bCs/>
            <w:sz w:val="24"/>
            <w:lang w:val="en-AU"/>
          </w:rPr>
          <w:t>remarkably</w:t>
        </w:r>
      </w:ins>
      <w:ins w:id="1165" w:author="Azaz Farooq" w:date="2020-11-06T23:50:00Z">
        <w:r w:rsidR="003E284D" w:rsidRPr="003E284D">
          <w:rPr>
            <w:rFonts w:ascii="Times New Roman" w:hAnsi="Times New Roman" w:cs="Times New Roman"/>
            <w:bCs/>
            <w:sz w:val="24"/>
            <w:lang w:val="en-AU"/>
          </w:rPr>
          <w:t xml:space="preserve"> faster.</w:t>
        </w:r>
        <w:r w:rsidR="004506DF" w:rsidRPr="004506DF">
          <w:rPr>
            <w:lang w:val="en-AU"/>
          </w:rPr>
          <w:t xml:space="preserve"> </w:t>
        </w:r>
        <w:r w:rsidR="004506DF" w:rsidRPr="004506DF">
          <w:rPr>
            <w:rFonts w:ascii="Times New Roman" w:hAnsi="Times New Roman" w:cs="Times New Roman"/>
            <w:bCs/>
            <w:sz w:val="24"/>
            <w:lang w:val="en-AU"/>
          </w:rPr>
          <w:t>The computation</w:t>
        </w:r>
      </w:ins>
      <w:ins w:id="1166" w:author="Azaz Farooq" w:date="2020-11-07T14:26:00Z">
        <w:r w:rsidR="00640824">
          <w:rPr>
            <w:rFonts w:ascii="Times New Roman" w:hAnsi="Times New Roman" w:cs="Times New Roman"/>
            <w:bCs/>
            <w:sz w:val="24"/>
            <w:lang w:val="en-AU"/>
          </w:rPr>
          <w:t>al</w:t>
        </w:r>
      </w:ins>
      <w:ins w:id="1167" w:author="Azaz Farooq" w:date="2020-11-06T23:50:00Z">
        <w:r w:rsidR="004506DF" w:rsidRPr="004506DF">
          <w:rPr>
            <w:rFonts w:ascii="Times New Roman" w:hAnsi="Times New Roman" w:cs="Times New Roman"/>
            <w:bCs/>
            <w:sz w:val="24"/>
            <w:lang w:val="en-AU"/>
          </w:rPr>
          <w:t xml:space="preserve"> time</w:t>
        </w:r>
      </w:ins>
      <w:ins w:id="1168" w:author="Azaz Farooq" w:date="2020-11-07T14:26:00Z">
        <w:r w:rsidR="0089493E">
          <w:rPr>
            <w:rFonts w:ascii="Times New Roman" w:hAnsi="Times New Roman" w:cs="Times New Roman"/>
            <w:bCs/>
            <w:sz w:val="24"/>
            <w:lang w:val="en-AU"/>
          </w:rPr>
          <w:t xml:space="preserve"> </w:t>
        </w:r>
        <w:r w:rsidR="007A2DAE">
          <w:rPr>
            <w:rFonts w:ascii="Times New Roman" w:hAnsi="Times New Roman" w:cs="Times New Roman"/>
            <w:bCs/>
            <w:sz w:val="24"/>
            <w:lang w:val="en-AU"/>
          </w:rPr>
          <w:t xml:space="preserve">of </w:t>
        </w:r>
        <w:r w:rsidR="007A2DAE" w:rsidRPr="004506DF">
          <w:rPr>
            <w:rFonts w:ascii="Times New Roman" w:hAnsi="Times New Roman" w:cs="Times New Roman"/>
            <w:bCs/>
            <w:sz w:val="24"/>
            <w:lang w:val="en-AU"/>
          </w:rPr>
          <w:t>spectral</w:t>
        </w:r>
        <w:r w:rsidR="0089493E" w:rsidRPr="00D62E1C">
          <w:rPr>
            <w:rFonts w:ascii="Times New Roman" w:hAnsi="Times New Roman" w:cs="Times New Roman"/>
            <w:bCs/>
            <w:sz w:val="24"/>
            <w:lang w:val="en-AU"/>
          </w:rPr>
          <w:t xml:space="preserve"> cross-correlation </w:t>
        </w:r>
      </w:ins>
      <w:ins w:id="1169" w:author="Azaz Farooq" w:date="2020-11-06T23:50:00Z">
        <w:r w:rsidR="004506DF" w:rsidRPr="004506DF">
          <w:rPr>
            <w:rFonts w:ascii="Times New Roman" w:hAnsi="Times New Roman" w:cs="Times New Roman"/>
            <w:bCs/>
            <w:sz w:val="24"/>
            <w:lang w:val="en-AU"/>
          </w:rPr>
          <w:t>compared to the Temporal cross</w:t>
        </w:r>
        <w:del w:id="1170" w:author="Engr.Azaz" w:date="2020-11-07T21:55:00Z">
          <w:r w:rsidR="004506DF" w:rsidRPr="004506DF" w:rsidDel="0059186F">
            <w:rPr>
              <w:rFonts w:ascii="Times New Roman" w:hAnsi="Times New Roman" w:cs="Times New Roman"/>
              <w:bCs/>
              <w:sz w:val="24"/>
              <w:lang w:val="en-AU"/>
            </w:rPr>
            <w:delText xml:space="preserve"> </w:delText>
          </w:r>
        </w:del>
      </w:ins>
      <w:ins w:id="1171" w:author="Engr.Azaz" w:date="2020-11-07T21:55:00Z">
        <w:r w:rsidR="0059186F">
          <w:rPr>
            <w:rFonts w:ascii="Times New Roman" w:hAnsi="Times New Roman" w:cs="Times New Roman"/>
            <w:bCs/>
            <w:sz w:val="24"/>
            <w:lang w:val="en-AU"/>
          </w:rPr>
          <w:t>-</w:t>
        </w:r>
      </w:ins>
      <w:ins w:id="1172" w:author="Azaz Farooq" w:date="2020-11-06T23:50:00Z">
        <w:r w:rsidR="004506DF" w:rsidRPr="004506DF">
          <w:rPr>
            <w:rFonts w:ascii="Times New Roman" w:hAnsi="Times New Roman" w:cs="Times New Roman"/>
            <w:bCs/>
            <w:sz w:val="24"/>
            <w:lang w:val="en-AU"/>
          </w:rPr>
          <w:t>correlation was not</w:t>
        </w:r>
        <w:r w:rsidR="003E63EA">
          <w:rPr>
            <w:rFonts w:ascii="Times New Roman" w:hAnsi="Times New Roman" w:cs="Times New Roman"/>
            <w:bCs/>
            <w:sz w:val="24"/>
            <w:lang w:val="en-AU"/>
          </w:rPr>
          <w:t>ice</w:t>
        </w:r>
        <w:r w:rsidR="000B4DF3">
          <w:rPr>
            <w:rFonts w:ascii="Times New Roman" w:hAnsi="Times New Roman" w:cs="Times New Roman"/>
            <w:bCs/>
            <w:sz w:val="24"/>
            <w:lang w:val="en-AU"/>
          </w:rPr>
          <w:t>ably faster. This is due to the</w:t>
        </w:r>
      </w:ins>
      <w:ins w:id="1173" w:author="Azaz Farooq" w:date="2020-11-07T14:27:00Z">
        <w:r w:rsidR="000B4DF3">
          <w:rPr>
            <w:rFonts w:ascii="Times New Roman" w:hAnsi="Times New Roman" w:cs="Times New Roman"/>
            <w:bCs/>
            <w:sz w:val="24"/>
            <w:lang w:val="en-AU"/>
          </w:rPr>
          <w:t xml:space="preserve">; </w:t>
        </w:r>
      </w:ins>
      <w:ins w:id="1174" w:author="Azaz Farooq" w:date="2020-11-06T23:50:00Z">
        <w:r w:rsidR="004506DF" w:rsidRPr="004506DF">
          <w:rPr>
            <w:rFonts w:ascii="Times New Roman" w:hAnsi="Times New Roman" w:cs="Times New Roman"/>
            <w:bCs/>
            <w:sz w:val="24"/>
            <w:lang w:val="en-AU"/>
          </w:rPr>
          <w:t>Temporal cross</w:t>
        </w:r>
        <w:del w:id="1175" w:author="Engr.Azaz" w:date="2020-11-07T21:55:00Z">
          <w:r w:rsidR="004506DF" w:rsidRPr="004506DF" w:rsidDel="0059186F">
            <w:rPr>
              <w:rFonts w:ascii="Times New Roman" w:hAnsi="Times New Roman" w:cs="Times New Roman"/>
              <w:bCs/>
              <w:sz w:val="24"/>
              <w:lang w:val="en-AU"/>
            </w:rPr>
            <w:delText xml:space="preserve"> </w:delText>
          </w:r>
        </w:del>
      </w:ins>
      <w:ins w:id="1176" w:author="Engr.Azaz" w:date="2020-11-07T21:55:00Z">
        <w:r w:rsidR="0059186F">
          <w:rPr>
            <w:rFonts w:ascii="Times New Roman" w:hAnsi="Times New Roman" w:cs="Times New Roman"/>
            <w:bCs/>
            <w:sz w:val="24"/>
            <w:lang w:val="en-AU"/>
          </w:rPr>
          <w:t>-</w:t>
        </w:r>
      </w:ins>
      <w:ins w:id="1177" w:author="Azaz Farooq" w:date="2020-11-06T23:50:00Z">
        <w:r w:rsidR="004506DF" w:rsidRPr="004506DF">
          <w:rPr>
            <w:rFonts w:ascii="Times New Roman" w:hAnsi="Times New Roman" w:cs="Times New Roman"/>
            <w:bCs/>
            <w:sz w:val="24"/>
            <w:lang w:val="en-AU"/>
          </w:rPr>
          <w:t>correlation must repeat the</w:t>
        </w:r>
        <w:r w:rsidR="000E3977">
          <w:rPr>
            <w:rFonts w:ascii="Times New Roman" w:hAnsi="Times New Roman" w:cs="Times New Roman"/>
            <w:bCs/>
            <w:sz w:val="24"/>
            <w:lang w:val="en-AU"/>
          </w:rPr>
          <w:t xml:space="preserve"> same operations for each slice</w:t>
        </w:r>
      </w:ins>
      <w:ins w:id="1178" w:author="Azaz Farooq" w:date="2020-11-07T14:27:00Z">
        <w:del w:id="1179" w:author="Engr.Azaz" w:date="2020-11-07T21:56:00Z">
          <w:r w:rsidR="008E6270" w:rsidDel="0059186F">
            <w:rPr>
              <w:rFonts w:ascii="Times New Roman" w:hAnsi="Times New Roman" w:cs="Times New Roman"/>
              <w:bCs/>
              <w:sz w:val="24"/>
              <w:lang w:val="en-AU"/>
            </w:rPr>
            <w:delText>s</w:delText>
          </w:r>
        </w:del>
      </w:ins>
    </w:p>
    <w:tbl>
      <w:tblPr>
        <w:tblStyle w:val="TableGrid"/>
        <w:tblW w:w="9050" w:type="dxa"/>
        <w:tblLook w:val="04A0" w:firstRow="1" w:lastRow="0" w:firstColumn="1" w:lastColumn="0" w:noHBand="0" w:noVBand="1"/>
      </w:tblPr>
      <w:tblGrid>
        <w:gridCol w:w="4525"/>
        <w:gridCol w:w="4525"/>
      </w:tblGrid>
      <w:tr w:rsidR="008F52E4" w14:paraId="54FC9DE0" w14:textId="77777777" w:rsidTr="00BE7522">
        <w:trPr>
          <w:trHeight w:val="261"/>
          <w:ins w:id="1180" w:author="Azaz Farooq" w:date="2020-11-06T23:51:00Z"/>
        </w:trPr>
        <w:tc>
          <w:tcPr>
            <w:tcW w:w="4525" w:type="dxa"/>
          </w:tcPr>
          <w:p w14:paraId="1BE20B5A" w14:textId="63E34592" w:rsidR="008F52E4" w:rsidRDefault="008F52E4">
            <w:pPr>
              <w:spacing w:line="360" w:lineRule="auto"/>
              <w:rPr>
                <w:ins w:id="1181" w:author="Azaz Farooq" w:date="2020-11-06T23:51:00Z"/>
                <w:lang w:val="en-US"/>
              </w:rPr>
              <w:pPrChange w:id="1182" w:author="Azaz Farooq" w:date="2020-11-07T18:08:00Z">
                <w:pPr/>
              </w:pPrChange>
            </w:pPr>
            <w:ins w:id="1183" w:author="Azaz Farooq" w:date="2020-11-06T23:51:00Z">
              <w:r>
                <w:rPr>
                  <w:lang w:val="en-US"/>
                </w:rPr>
                <w:t>Spectral Cross</w:t>
              </w:r>
              <w:del w:id="1184" w:author="Engr.Azaz" w:date="2020-11-07T21:56:00Z">
                <w:r w:rsidDel="0059186F">
                  <w:rPr>
                    <w:lang w:val="en-US"/>
                  </w:rPr>
                  <w:delText xml:space="preserve"> </w:delText>
                </w:r>
              </w:del>
            </w:ins>
            <w:ins w:id="1185" w:author="Engr.Azaz" w:date="2020-11-07T21:56:00Z">
              <w:r w:rsidR="0059186F">
                <w:rPr>
                  <w:lang w:val="en-US"/>
                </w:rPr>
                <w:t>-</w:t>
              </w:r>
            </w:ins>
            <w:ins w:id="1186" w:author="Azaz Farooq" w:date="2020-11-06T23:51:00Z">
              <w:r>
                <w:rPr>
                  <w:lang w:val="en-US"/>
                </w:rPr>
                <w:t>correlation</w:t>
              </w:r>
            </w:ins>
          </w:p>
        </w:tc>
        <w:tc>
          <w:tcPr>
            <w:tcW w:w="4525" w:type="dxa"/>
          </w:tcPr>
          <w:p w14:paraId="49DA4101" w14:textId="5287D45D" w:rsidR="008F52E4" w:rsidRDefault="008F52E4">
            <w:pPr>
              <w:spacing w:line="360" w:lineRule="auto"/>
              <w:rPr>
                <w:ins w:id="1187" w:author="Azaz Farooq" w:date="2020-11-06T23:51:00Z"/>
                <w:lang w:val="en-US"/>
              </w:rPr>
              <w:pPrChange w:id="1188" w:author="Azaz Farooq" w:date="2020-11-07T18:08:00Z">
                <w:pPr/>
              </w:pPrChange>
            </w:pPr>
            <w:ins w:id="1189" w:author="Azaz Farooq" w:date="2020-11-06T23:51:00Z">
              <w:r>
                <w:rPr>
                  <w:lang w:val="en-US"/>
                </w:rPr>
                <w:t>Temporal Cross</w:t>
              </w:r>
              <w:del w:id="1190" w:author="Engr.Azaz" w:date="2020-11-07T21:56:00Z">
                <w:r w:rsidDel="0059186F">
                  <w:rPr>
                    <w:lang w:val="en-US"/>
                  </w:rPr>
                  <w:delText xml:space="preserve"> </w:delText>
                </w:r>
              </w:del>
            </w:ins>
            <w:ins w:id="1191" w:author="Engr.Azaz" w:date="2020-11-07T21:56:00Z">
              <w:r w:rsidR="0059186F">
                <w:rPr>
                  <w:lang w:val="en-US"/>
                </w:rPr>
                <w:t>-</w:t>
              </w:r>
            </w:ins>
            <w:ins w:id="1192" w:author="Azaz Farooq" w:date="2020-11-06T23:51:00Z">
              <w:r>
                <w:rPr>
                  <w:lang w:val="en-US"/>
                </w:rPr>
                <w:t>correlation</w:t>
              </w:r>
            </w:ins>
          </w:p>
        </w:tc>
      </w:tr>
      <w:tr w:rsidR="008F52E4" w14:paraId="5DD7E189" w14:textId="77777777" w:rsidTr="00BE7522">
        <w:trPr>
          <w:trHeight w:val="1357"/>
          <w:ins w:id="1193" w:author="Azaz Farooq" w:date="2020-11-06T23:51:00Z"/>
        </w:trPr>
        <w:tc>
          <w:tcPr>
            <w:tcW w:w="4525" w:type="dxa"/>
          </w:tcPr>
          <w:p w14:paraId="7A418465" w14:textId="77777777" w:rsidR="008F52E4" w:rsidRDefault="008F52E4">
            <w:pPr>
              <w:pStyle w:val="ListParagraph"/>
              <w:numPr>
                <w:ilvl w:val="0"/>
                <w:numId w:val="10"/>
              </w:numPr>
              <w:spacing w:line="360" w:lineRule="auto"/>
              <w:rPr>
                <w:ins w:id="1194" w:author="Azaz Farooq" w:date="2020-11-06T23:51:00Z"/>
              </w:rPr>
              <w:pPrChange w:id="1195" w:author="Azaz Farooq" w:date="2020-11-07T18:08:00Z">
                <w:pPr>
                  <w:pStyle w:val="ListParagraph"/>
                  <w:numPr>
                    <w:numId w:val="10"/>
                  </w:numPr>
                  <w:ind w:left="1080" w:hanging="360"/>
                </w:pPr>
              </w:pPrChange>
            </w:pPr>
            <w:ins w:id="1196" w:author="Azaz Farooq" w:date="2020-11-06T23:51:00Z">
              <w:r>
                <w:t>Off-Set = -50081</w:t>
              </w:r>
            </w:ins>
          </w:p>
          <w:p w14:paraId="3E8117B8" w14:textId="77777777" w:rsidR="008F52E4" w:rsidRDefault="008F52E4">
            <w:pPr>
              <w:pStyle w:val="ListParagraph"/>
              <w:numPr>
                <w:ilvl w:val="0"/>
                <w:numId w:val="10"/>
              </w:numPr>
              <w:spacing w:line="360" w:lineRule="auto"/>
              <w:rPr>
                <w:ins w:id="1197" w:author="Azaz Farooq" w:date="2020-11-06T23:51:00Z"/>
              </w:rPr>
              <w:pPrChange w:id="1198" w:author="Azaz Farooq" w:date="2020-11-07T18:08:00Z">
                <w:pPr>
                  <w:pStyle w:val="ListParagraph"/>
                  <w:numPr>
                    <w:numId w:val="10"/>
                  </w:numPr>
                  <w:ind w:left="1080" w:hanging="360"/>
                </w:pPr>
              </w:pPrChange>
            </w:pPr>
            <w:ins w:id="1199" w:author="Azaz Farooq" w:date="2020-11-06T23:51:00Z">
              <w:r>
                <w:t>Off-Set Time = -1.136</w:t>
              </w:r>
            </w:ins>
          </w:p>
          <w:p w14:paraId="7977BF96" w14:textId="77777777" w:rsidR="008F52E4" w:rsidRDefault="008F52E4">
            <w:pPr>
              <w:pStyle w:val="ListParagraph"/>
              <w:numPr>
                <w:ilvl w:val="0"/>
                <w:numId w:val="10"/>
              </w:numPr>
              <w:spacing w:line="360" w:lineRule="auto"/>
              <w:rPr>
                <w:ins w:id="1200" w:author="Azaz Farooq" w:date="2020-11-06T23:51:00Z"/>
              </w:rPr>
              <w:pPrChange w:id="1201" w:author="Azaz Farooq" w:date="2020-11-07T18:08:00Z">
                <w:pPr>
                  <w:pStyle w:val="ListParagraph"/>
                  <w:numPr>
                    <w:numId w:val="10"/>
                  </w:numPr>
                  <w:ind w:left="1080" w:hanging="360"/>
                </w:pPr>
              </w:pPrChange>
            </w:pPr>
            <w:ins w:id="1202" w:author="Azaz Farooq" w:date="2020-11-06T23:51:00Z">
              <w:r>
                <w:t>Distance between two sensors = 378.16 meters</w:t>
              </w:r>
            </w:ins>
          </w:p>
          <w:p w14:paraId="01FDE438" w14:textId="77777777" w:rsidR="008F52E4" w:rsidRDefault="008F52E4">
            <w:pPr>
              <w:spacing w:line="360" w:lineRule="auto"/>
              <w:rPr>
                <w:ins w:id="1203" w:author="Azaz Farooq" w:date="2020-11-06T23:51:00Z"/>
                <w:lang w:val="en-US"/>
              </w:rPr>
              <w:pPrChange w:id="1204" w:author="Azaz Farooq" w:date="2020-11-07T18:08:00Z">
                <w:pPr/>
              </w:pPrChange>
            </w:pPr>
          </w:p>
        </w:tc>
        <w:tc>
          <w:tcPr>
            <w:tcW w:w="4525" w:type="dxa"/>
          </w:tcPr>
          <w:p w14:paraId="0428DC3D" w14:textId="77777777" w:rsidR="008F52E4" w:rsidRPr="001C20FC" w:rsidRDefault="008F52E4">
            <w:pPr>
              <w:pStyle w:val="ListParagraph"/>
              <w:numPr>
                <w:ilvl w:val="0"/>
                <w:numId w:val="8"/>
              </w:numPr>
              <w:spacing w:line="360" w:lineRule="auto"/>
              <w:rPr>
                <w:ins w:id="1205" w:author="Azaz Farooq" w:date="2020-11-06T23:51:00Z"/>
              </w:rPr>
              <w:pPrChange w:id="1206" w:author="Azaz Farooq" w:date="2020-11-07T18:08:00Z">
                <w:pPr>
                  <w:pStyle w:val="ListParagraph"/>
                  <w:numPr>
                    <w:numId w:val="8"/>
                  </w:numPr>
                  <w:ind w:hanging="360"/>
                </w:pPr>
              </w:pPrChange>
            </w:pPr>
            <w:ins w:id="1207" w:author="Azaz Farooq" w:date="2020-11-06T23:51:00Z">
              <w:r w:rsidRPr="001C20FC">
                <w:t>Off-Set = -50082</w:t>
              </w:r>
            </w:ins>
          </w:p>
          <w:p w14:paraId="2E95C3DD" w14:textId="77777777" w:rsidR="008F52E4" w:rsidRPr="001C20FC" w:rsidRDefault="008F52E4">
            <w:pPr>
              <w:pStyle w:val="ListParagraph"/>
              <w:numPr>
                <w:ilvl w:val="0"/>
                <w:numId w:val="8"/>
              </w:numPr>
              <w:spacing w:line="360" w:lineRule="auto"/>
              <w:rPr>
                <w:ins w:id="1208" w:author="Azaz Farooq" w:date="2020-11-06T23:51:00Z"/>
              </w:rPr>
              <w:pPrChange w:id="1209" w:author="Azaz Farooq" w:date="2020-11-07T18:08:00Z">
                <w:pPr>
                  <w:pStyle w:val="ListParagraph"/>
                  <w:numPr>
                    <w:numId w:val="8"/>
                  </w:numPr>
                  <w:ind w:hanging="360"/>
                </w:pPr>
              </w:pPrChange>
            </w:pPr>
            <w:ins w:id="1210" w:author="Azaz Farooq" w:date="2020-11-06T23:51:00Z">
              <w:r w:rsidRPr="001C20FC">
                <w:t>Off-Set Time = -1.136</w:t>
              </w:r>
            </w:ins>
          </w:p>
          <w:p w14:paraId="4287CC7E" w14:textId="77777777" w:rsidR="008F52E4" w:rsidRPr="001C20FC" w:rsidRDefault="008F52E4">
            <w:pPr>
              <w:pStyle w:val="ListParagraph"/>
              <w:numPr>
                <w:ilvl w:val="0"/>
                <w:numId w:val="8"/>
              </w:numPr>
              <w:spacing w:line="360" w:lineRule="auto"/>
              <w:rPr>
                <w:ins w:id="1211" w:author="Azaz Farooq" w:date="2020-11-06T23:51:00Z"/>
              </w:rPr>
              <w:pPrChange w:id="1212" w:author="Azaz Farooq" w:date="2020-11-07T18:08:00Z">
                <w:pPr>
                  <w:pStyle w:val="ListParagraph"/>
                  <w:numPr>
                    <w:numId w:val="8"/>
                  </w:numPr>
                  <w:ind w:hanging="360"/>
                </w:pPr>
              </w:pPrChange>
            </w:pPr>
            <w:ins w:id="1213" w:author="Azaz Farooq" w:date="2020-11-06T23:51:00Z">
              <w:r w:rsidRPr="001C20FC">
                <w:t>Distance between two sensors = 378.17 meters</w:t>
              </w:r>
            </w:ins>
          </w:p>
          <w:p w14:paraId="6EBCD8D9" w14:textId="77777777" w:rsidR="008F52E4" w:rsidRDefault="008F52E4">
            <w:pPr>
              <w:spacing w:line="360" w:lineRule="auto"/>
              <w:rPr>
                <w:ins w:id="1214" w:author="Azaz Farooq" w:date="2020-11-06T23:51:00Z"/>
                <w:lang w:val="en-US"/>
              </w:rPr>
              <w:pPrChange w:id="1215" w:author="Azaz Farooq" w:date="2020-11-07T18:08:00Z">
                <w:pPr/>
              </w:pPrChange>
            </w:pPr>
          </w:p>
        </w:tc>
      </w:tr>
    </w:tbl>
    <w:p w14:paraId="3DF42368" w14:textId="77777777" w:rsidR="003D0063" w:rsidRDefault="003D0063">
      <w:pPr>
        <w:spacing w:line="360" w:lineRule="auto"/>
        <w:ind w:firstLine="720"/>
        <w:rPr>
          <w:ins w:id="1216" w:author="Azaz Farooq" w:date="2020-11-07T14:27:00Z"/>
          <w:rStyle w:val="Heading3Char"/>
          <w:lang w:val="en-AU"/>
        </w:rPr>
        <w:pPrChange w:id="1217" w:author="Azaz Farooq" w:date="2020-11-07T18:08:00Z">
          <w:pPr>
            <w:numPr>
              <w:ilvl w:val="2"/>
              <w:numId w:val="2"/>
            </w:numPr>
            <w:ind w:left="1584" w:hanging="504"/>
          </w:pPr>
        </w:pPrChange>
      </w:pPr>
    </w:p>
    <w:p w14:paraId="59FF1011" w14:textId="77777777" w:rsidR="003D0063" w:rsidRPr="00391AF4" w:rsidRDefault="00337D01">
      <w:pPr>
        <w:spacing w:line="360" w:lineRule="auto"/>
        <w:ind w:firstLine="720"/>
        <w:rPr>
          <w:ins w:id="1218" w:author="Azaz Farooq" w:date="2020-11-06T23:53:00Z"/>
          <w:rStyle w:val="Heading3Char"/>
          <w:rFonts w:ascii="Times New Roman" w:hAnsi="Times New Roman" w:cs="Times New Roman"/>
          <w:color w:val="auto"/>
          <w:rPrChange w:id="1219" w:author="Azaz Farooq" w:date="2020-11-07T19:57:00Z">
            <w:rPr>
              <w:ins w:id="1220" w:author="Azaz Farooq" w:date="2020-11-06T23:53:00Z"/>
              <w:rStyle w:val="Heading3Char"/>
              <w:lang w:val="en-AU"/>
            </w:rPr>
          </w:rPrChange>
        </w:rPr>
        <w:pPrChange w:id="1221" w:author="Azaz Farooq" w:date="2020-11-07T18:08:00Z">
          <w:pPr>
            <w:numPr>
              <w:ilvl w:val="2"/>
              <w:numId w:val="2"/>
            </w:numPr>
            <w:ind w:left="1584" w:hanging="504"/>
          </w:pPr>
        </w:pPrChange>
      </w:pPr>
      <w:ins w:id="1222" w:author="Azaz Farooq" w:date="2020-11-06T17:44:00Z">
        <w:r w:rsidRPr="00391AF4">
          <w:rPr>
            <w:rStyle w:val="Heading3Char"/>
            <w:rFonts w:ascii="Times New Roman" w:hAnsi="Times New Roman" w:cs="Times New Roman"/>
            <w:color w:val="auto"/>
            <w:rPrChange w:id="1223" w:author="Azaz Farooq" w:date="2020-11-07T19:57:00Z">
              <w:rPr>
                <w:rStyle w:val="Heading3Char"/>
              </w:rPr>
            </w:rPrChange>
          </w:rPr>
          <w:t>3.1.2 2D Pattern Finding</w:t>
        </w:r>
      </w:ins>
    </w:p>
    <w:p w14:paraId="29183A5D" w14:textId="30448254" w:rsidR="00313121" w:rsidRDefault="00396E2F">
      <w:pPr>
        <w:spacing w:line="360" w:lineRule="auto"/>
        <w:jc w:val="both"/>
        <w:rPr>
          <w:ins w:id="1224" w:author="Azaz Farooq" w:date="2020-11-06T23:56:00Z"/>
          <w:rFonts w:ascii="Times New Roman" w:eastAsiaTheme="majorEastAsia" w:hAnsi="Times New Roman" w:cs="Times New Roman"/>
          <w:sz w:val="24"/>
          <w:szCs w:val="24"/>
          <w:lang w:val="en-AU"/>
        </w:rPr>
        <w:pPrChange w:id="1225" w:author="Azaz Farooq" w:date="2020-11-07T18:08:00Z">
          <w:pPr>
            <w:spacing w:line="276" w:lineRule="auto"/>
          </w:pPr>
        </w:pPrChange>
      </w:pPr>
      <w:ins w:id="1226" w:author="Engr.Azaz" w:date="2020-11-08T04:02:00Z">
        <w:r w:rsidRPr="00396E2F">
          <w:rPr>
            <w:rFonts w:ascii="Times New Roman" w:eastAsiaTheme="majorEastAsia" w:hAnsi="Times New Roman" w:cs="Times New Roman"/>
            <w:sz w:val="24"/>
            <w:szCs w:val="24"/>
          </w:rPr>
          <w:t>Vision functions, such as stereo and motion estimation, involve the finding of matching features through two or more views</w:t>
        </w:r>
      </w:ins>
      <w:ins w:id="1227" w:author="Engr.Azaz" w:date="2020-11-08T04:01:00Z">
        <w:r w:rsidR="005F7198" w:rsidRPr="005F7198">
          <w:rPr>
            <w:rFonts w:ascii="Times New Roman" w:eastAsiaTheme="majorEastAsia" w:hAnsi="Times New Roman" w:cs="Times New Roman"/>
            <w:sz w:val="24"/>
            <w:szCs w:val="24"/>
          </w:rPr>
          <w:t>.</w:t>
        </w:r>
      </w:ins>
      <w:ins w:id="1228" w:author="Engr.Azaz" w:date="2020-11-08T04:05:00Z">
        <w:r w:rsidR="00BF5A24" w:rsidRPr="00BF5A24">
          <w:t xml:space="preserve"> </w:t>
        </w:r>
      </w:ins>
      <w:ins w:id="1229" w:author="Engr.Azaz" w:date="2020-11-08T04:07:00Z">
        <w:r w:rsidR="005712F8" w:rsidRPr="005712F8">
          <w:rPr>
            <w:rFonts w:ascii="Times New Roman" w:eastAsiaTheme="majorEastAsia" w:hAnsi="Times New Roman" w:cs="Times New Roman"/>
            <w:sz w:val="24"/>
            <w:szCs w:val="24"/>
          </w:rPr>
          <w:t>Is a "search" problem</w:t>
        </w:r>
      </w:ins>
      <w:ins w:id="1230" w:author="Engr.Azaz" w:date="2020-11-08T04:12:00Z">
        <w:r w:rsidR="00EF428D">
          <w:rPr>
            <w:rFonts w:ascii="Times New Roman" w:eastAsiaTheme="majorEastAsia" w:hAnsi="Times New Roman" w:cs="Times New Roman"/>
            <w:sz w:val="24"/>
            <w:szCs w:val="24"/>
          </w:rPr>
          <w:t>,</w:t>
        </w:r>
      </w:ins>
      <w:ins w:id="1231" w:author="Engr.Azaz" w:date="2020-11-08T04:07:00Z">
        <w:r w:rsidR="005712F8" w:rsidRPr="005712F8">
          <w:rPr>
            <w:rFonts w:ascii="Times New Roman" w:eastAsiaTheme="majorEastAsia" w:hAnsi="Times New Roman" w:cs="Times New Roman"/>
            <w:sz w:val="24"/>
            <w:szCs w:val="24"/>
          </w:rPr>
          <w:t xml:space="preserve"> a correspondence issue in a pattern matching technique</w:t>
        </w:r>
      </w:ins>
      <w:ins w:id="1232" w:author="Engr.Azaz" w:date="2020-11-08T04:12:00Z">
        <w:r w:rsidR="000858F0">
          <w:rPr>
            <w:rFonts w:ascii="Times New Roman" w:eastAsiaTheme="majorEastAsia" w:hAnsi="Times New Roman" w:cs="Times New Roman"/>
            <w:sz w:val="24"/>
            <w:szCs w:val="24"/>
          </w:rPr>
          <w:t>.</w:t>
        </w:r>
      </w:ins>
      <w:ins w:id="1233" w:author="Engr.Azaz" w:date="2020-11-08T04:06:00Z">
        <w:r w:rsidR="00BF5A24">
          <w:rPr>
            <w:rFonts w:ascii="Times New Roman" w:eastAsiaTheme="majorEastAsia" w:hAnsi="Times New Roman" w:cs="Times New Roman"/>
            <w:sz w:val="24"/>
            <w:szCs w:val="24"/>
          </w:rPr>
          <w:t xml:space="preserve"> </w:t>
        </w:r>
      </w:ins>
      <w:ins w:id="1234" w:author="Engr.Azaz" w:date="2020-11-08T04:05:00Z">
        <w:r w:rsidR="00BF5A24" w:rsidRPr="00BF5A24">
          <w:rPr>
            <w:rFonts w:ascii="Times New Roman" w:eastAsiaTheme="majorEastAsia" w:hAnsi="Times New Roman" w:cs="Times New Roman"/>
            <w:sz w:val="24"/>
            <w:szCs w:val="24"/>
          </w:rPr>
          <w:t xml:space="preserve"> Given an element in the left image, search for the corresponding element in the right image</w:t>
        </w:r>
      </w:ins>
      <w:ins w:id="1235" w:author="Engr.Azaz" w:date="2020-11-08T04:07:00Z">
        <w:r w:rsidR="004D792A">
          <w:rPr>
            <w:rFonts w:ascii="Times New Roman" w:eastAsiaTheme="majorEastAsia" w:hAnsi="Times New Roman" w:cs="Times New Roman"/>
            <w:sz w:val="24"/>
            <w:szCs w:val="24"/>
          </w:rPr>
          <w:t>,</w:t>
        </w:r>
      </w:ins>
      <w:ins w:id="1236" w:author="Engr.Azaz" w:date="2020-11-08T04:08:00Z">
        <w:r w:rsidR="004D792A">
          <w:rPr>
            <w:rFonts w:ascii="Times New Roman" w:eastAsiaTheme="majorEastAsia" w:hAnsi="Times New Roman" w:cs="Times New Roman"/>
            <w:sz w:val="24"/>
            <w:szCs w:val="24"/>
          </w:rPr>
          <w:t xml:space="preserve"> </w:t>
        </w:r>
      </w:ins>
      <w:ins w:id="1237" w:author="Engr.Azaz" w:date="2020-11-08T04:09:00Z">
        <w:r w:rsidR="00CC0D63" w:rsidRPr="00BF5A24">
          <w:rPr>
            <w:rFonts w:ascii="Times New Roman" w:eastAsiaTheme="majorEastAsia" w:hAnsi="Times New Roman" w:cs="Times New Roman"/>
            <w:sz w:val="24"/>
            <w:szCs w:val="24"/>
          </w:rPr>
          <w:t>we</w:t>
        </w:r>
      </w:ins>
      <w:ins w:id="1238" w:author="Engr.Azaz" w:date="2020-11-08T04:05:00Z">
        <w:r w:rsidR="00BF5A24" w:rsidRPr="00BF5A24">
          <w:rPr>
            <w:rFonts w:ascii="Times New Roman" w:eastAsiaTheme="majorEastAsia" w:hAnsi="Times New Roman" w:cs="Times New Roman"/>
            <w:sz w:val="24"/>
            <w:szCs w:val="24"/>
          </w:rPr>
          <w:t xml:space="preserve"> </w:t>
        </w:r>
      </w:ins>
      <w:ins w:id="1239" w:author="Engr.Azaz" w:date="2020-11-08T04:08:00Z">
        <w:r w:rsidR="004D792A">
          <w:rPr>
            <w:rFonts w:ascii="Times New Roman" w:eastAsiaTheme="majorEastAsia" w:hAnsi="Times New Roman" w:cs="Times New Roman"/>
            <w:sz w:val="24"/>
            <w:szCs w:val="24"/>
          </w:rPr>
          <w:t>must</w:t>
        </w:r>
      </w:ins>
      <w:ins w:id="1240" w:author="Engr.Azaz" w:date="2020-11-08T04:05:00Z">
        <w:r w:rsidR="00BF5A24" w:rsidRPr="00BF5A24">
          <w:rPr>
            <w:rFonts w:ascii="Times New Roman" w:eastAsiaTheme="majorEastAsia" w:hAnsi="Times New Roman" w:cs="Times New Roman"/>
            <w:sz w:val="24"/>
            <w:szCs w:val="24"/>
          </w:rPr>
          <w:t xml:space="preserve"> need geometric constraints to reduce the size of the search space</w:t>
        </w:r>
      </w:ins>
      <w:ins w:id="1241" w:author="Engr.Azaz" w:date="2020-11-08T04:08:00Z">
        <w:r w:rsidR="00B428E3">
          <w:rPr>
            <w:rFonts w:ascii="Times New Roman" w:eastAsiaTheme="majorEastAsia" w:hAnsi="Times New Roman" w:cs="Times New Roman"/>
            <w:sz w:val="24"/>
            <w:szCs w:val="24"/>
          </w:rPr>
          <w:t xml:space="preserve">. </w:t>
        </w:r>
        <w:r w:rsidR="00B428E3">
          <w:rPr>
            <w:rFonts w:ascii="Times New Roman" w:eastAsiaTheme="majorEastAsia" w:hAnsi="Times New Roman" w:cs="Times New Roman"/>
            <w:sz w:val="24"/>
            <w:szCs w:val="24"/>
          </w:rPr>
          <w:lastRenderedPageBreak/>
          <w:t xml:space="preserve">To solve this </w:t>
        </w:r>
        <w:proofErr w:type="gramStart"/>
        <w:r w:rsidR="00B428E3">
          <w:rPr>
            <w:rFonts w:ascii="Times New Roman" w:eastAsiaTheme="majorEastAsia" w:hAnsi="Times New Roman" w:cs="Times New Roman"/>
            <w:sz w:val="24"/>
            <w:szCs w:val="24"/>
          </w:rPr>
          <w:t>issue</w:t>
        </w:r>
      </w:ins>
      <w:proofErr w:type="gramEnd"/>
      <w:ins w:id="1242" w:author="Engr.Azaz" w:date="2020-11-08T04:05:00Z">
        <w:r w:rsidR="00BF5A24" w:rsidRPr="00BF5A24">
          <w:rPr>
            <w:rFonts w:ascii="Times New Roman" w:eastAsiaTheme="majorEastAsia" w:hAnsi="Times New Roman" w:cs="Times New Roman"/>
            <w:sz w:val="24"/>
            <w:szCs w:val="24"/>
          </w:rPr>
          <w:t xml:space="preserve"> </w:t>
        </w:r>
      </w:ins>
      <w:ins w:id="1243" w:author="Engr.Azaz" w:date="2020-11-08T04:08:00Z">
        <w:r w:rsidR="001B1376">
          <w:rPr>
            <w:rFonts w:ascii="Times New Roman" w:eastAsiaTheme="majorEastAsia" w:hAnsi="Times New Roman" w:cs="Times New Roman"/>
            <w:sz w:val="24"/>
            <w:szCs w:val="24"/>
          </w:rPr>
          <w:t>w</w:t>
        </w:r>
      </w:ins>
      <w:ins w:id="1244" w:author="Engr.Azaz" w:date="2020-11-08T04:05:00Z">
        <w:r w:rsidR="00BF5A24" w:rsidRPr="00BF5A24">
          <w:rPr>
            <w:rFonts w:ascii="Times New Roman" w:eastAsiaTheme="majorEastAsia" w:hAnsi="Times New Roman" w:cs="Times New Roman"/>
            <w:sz w:val="24"/>
            <w:szCs w:val="24"/>
          </w:rPr>
          <w:t>e must choose</w:t>
        </w:r>
      </w:ins>
      <w:ins w:id="1245" w:author="Engr.Azaz" w:date="2020-11-08T04:10:00Z">
        <w:r w:rsidR="00D12631">
          <w:rPr>
            <w:rFonts w:ascii="Times New Roman" w:eastAsiaTheme="majorEastAsia" w:hAnsi="Times New Roman" w:cs="Times New Roman"/>
            <w:sz w:val="24"/>
            <w:szCs w:val="24"/>
          </w:rPr>
          <w:t xml:space="preserve"> </w:t>
        </w:r>
      </w:ins>
      <w:ins w:id="1246" w:author="Engr.Azaz" w:date="2020-11-08T04:09:00Z">
        <w:r w:rsidR="00B44ED7">
          <w:rPr>
            <w:rFonts w:ascii="Times New Roman" w:eastAsiaTheme="majorEastAsia" w:hAnsi="Times New Roman" w:cs="Times New Roman"/>
            <w:sz w:val="24"/>
            <w:szCs w:val="24"/>
          </w:rPr>
          <w:t>a</w:t>
        </w:r>
      </w:ins>
      <w:ins w:id="1247" w:author="Engr.Azaz" w:date="2020-11-08T04:05:00Z">
        <w:r w:rsidR="00BF5A24" w:rsidRPr="00BF5A24">
          <w:rPr>
            <w:rFonts w:ascii="Times New Roman" w:eastAsiaTheme="majorEastAsia" w:hAnsi="Times New Roman" w:cs="Times New Roman"/>
            <w:sz w:val="24"/>
            <w:szCs w:val="24"/>
          </w:rPr>
          <w:t xml:space="preserve"> similarity measure to compare elements</w:t>
        </w:r>
      </w:ins>
      <w:ins w:id="1248" w:author="Engr.Azaz" w:date="2020-11-08T04:09:00Z">
        <w:r w:rsidR="004D1844">
          <w:rPr>
            <w:rFonts w:ascii="Times New Roman" w:eastAsiaTheme="majorEastAsia" w:hAnsi="Times New Roman" w:cs="Times New Roman"/>
            <w:sz w:val="24"/>
            <w:szCs w:val="24"/>
          </w:rPr>
          <w:t>.</w:t>
        </w:r>
      </w:ins>
      <w:ins w:id="1249" w:author="Engr.Azaz" w:date="2020-11-08T04:02:00Z">
        <w:r>
          <w:rPr>
            <w:rFonts w:ascii="Times New Roman" w:eastAsiaTheme="majorEastAsia" w:hAnsi="Times New Roman" w:cs="Times New Roman"/>
            <w:sz w:val="24"/>
            <w:szCs w:val="24"/>
          </w:rPr>
          <w:t xml:space="preserve"> </w:t>
        </w:r>
      </w:ins>
      <w:ins w:id="1250" w:author="Azaz Farooq" w:date="2020-11-06T23:54:00Z">
        <w:r w:rsidR="00313121" w:rsidRPr="00313121">
          <w:rPr>
            <w:rFonts w:ascii="Times New Roman" w:eastAsiaTheme="majorEastAsia" w:hAnsi="Times New Roman" w:cs="Times New Roman"/>
            <w:sz w:val="24"/>
            <w:szCs w:val="24"/>
            <w:lang w:val="en-AU"/>
            <w:rPrChange w:id="1251" w:author="Azaz Farooq" w:date="2020-11-06T23:54:00Z">
              <w:rPr>
                <w:rFonts w:ascii="Times New Roman" w:eastAsiaTheme="majorEastAsia" w:hAnsi="Times New Roman" w:cs="Times New Roman"/>
                <w:color w:val="1F4D78" w:themeColor="accent1" w:themeShade="7F"/>
                <w:sz w:val="24"/>
                <w:szCs w:val="24"/>
                <w:lang w:val="en-AU"/>
              </w:rPr>
            </w:rPrChange>
          </w:rPr>
          <w:t xml:space="preserve">A simple way of determining </w:t>
        </w:r>
      </w:ins>
      <w:ins w:id="1252" w:author="Azaz Farooq" w:date="2020-11-07T14:30:00Z">
        <w:r w:rsidR="002E44EC">
          <w:rPr>
            <w:rFonts w:ascii="Times New Roman" w:eastAsiaTheme="majorEastAsia" w:hAnsi="Times New Roman" w:cs="Times New Roman"/>
            <w:sz w:val="24"/>
            <w:szCs w:val="24"/>
            <w:lang w:val="en-AU"/>
          </w:rPr>
          <w:t>the</w:t>
        </w:r>
        <w:r w:rsidR="00CD2F1E">
          <w:rPr>
            <w:rFonts w:ascii="Times New Roman" w:eastAsiaTheme="majorEastAsia" w:hAnsi="Times New Roman" w:cs="Times New Roman"/>
            <w:sz w:val="24"/>
            <w:szCs w:val="24"/>
            <w:lang w:val="en-AU"/>
          </w:rPr>
          <w:t xml:space="preserve"> </w:t>
        </w:r>
      </w:ins>
      <w:ins w:id="1253" w:author="Azaz Farooq" w:date="2020-11-06T23:54:00Z">
        <w:r w:rsidR="00313121" w:rsidRPr="00313121">
          <w:rPr>
            <w:rFonts w:ascii="Times New Roman" w:eastAsiaTheme="majorEastAsia" w:hAnsi="Times New Roman" w:cs="Times New Roman"/>
            <w:sz w:val="24"/>
            <w:szCs w:val="24"/>
            <w:lang w:val="en-AU"/>
            <w:rPrChange w:id="1254" w:author="Azaz Farooq" w:date="2020-11-06T23:54:00Z">
              <w:rPr>
                <w:rFonts w:ascii="Times New Roman" w:eastAsiaTheme="majorEastAsia" w:hAnsi="Times New Roman" w:cs="Times New Roman"/>
                <w:color w:val="1F4D78" w:themeColor="accent1" w:themeShade="7F"/>
                <w:sz w:val="24"/>
                <w:szCs w:val="24"/>
                <w:lang w:val="en-AU"/>
              </w:rPr>
            </w:rPrChange>
          </w:rPr>
          <w:t>relationships between images is by comparison of patterns with template data. In this experiment</w:t>
        </w:r>
      </w:ins>
      <w:ins w:id="1255" w:author="Engr.Azaz" w:date="2020-11-07T21:56:00Z">
        <w:r w:rsidR="0059186F">
          <w:rPr>
            <w:rFonts w:ascii="Times New Roman" w:eastAsiaTheme="majorEastAsia" w:hAnsi="Times New Roman" w:cs="Times New Roman"/>
            <w:sz w:val="24"/>
            <w:szCs w:val="24"/>
            <w:lang w:val="en-AU"/>
          </w:rPr>
          <w:t>,</w:t>
        </w:r>
      </w:ins>
      <w:ins w:id="1256" w:author="Azaz Farooq" w:date="2020-11-06T23:54:00Z">
        <w:r w:rsidR="00313121" w:rsidRPr="00313121">
          <w:rPr>
            <w:rFonts w:ascii="Times New Roman" w:eastAsiaTheme="majorEastAsia" w:hAnsi="Times New Roman" w:cs="Times New Roman"/>
            <w:sz w:val="24"/>
            <w:szCs w:val="24"/>
            <w:lang w:val="en-AU"/>
            <w:rPrChange w:id="1257" w:author="Azaz Farooq" w:date="2020-11-06T23:54:00Z">
              <w:rPr>
                <w:rFonts w:ascii="Times New Roman" w:eastAsiaTheme="majorEastAsia" w:hAnsi="Times New Roman" w:cs="Times New Roman"/>
                <w:color w:val="1F4D78" w:themeColor="accent1" w:themeShade="7F"/>
                <w:sz w:val="24"/>
                <w:szCs w:val="24"/>
                <w:lang w:val="en-AU"/>
              </w:rPr>
            </w:rPrChange>
          </w:rPr>
          <w:t xml:space="preserve"> a method of p</w:t>
        </w:r>
        <w:r w:rsidR="007B5F0E">
          <w:rPr>
            <w:rFonts w:ascii="Times New Roman" w:eastAsiaTheme="majorEastAsia" w:hAnsi="Times New Roman" w:cs="Times New Roman"/>
            <w:sz w:val="24"/>
            <w:szCs w:val="24"/>
            <w:lang w:val="en-AU"/>
          </w:rPr>
          <w:t>ixel-based template matching over</w:t>
        </w:r>
        <w:r w:rsidR="00313121" w:rsidRPr="00313121">
          <w:rPr>
            <w:rFonts w:ascii="Times New Roman" w:eastAsiaTheme="majorEastAsia" w:hAnsi="Times New Roman" w:cs="Times New Roman"/>
            <w:sz w:val="24"/>
            <w:szCs w:val="24"/>
            <w:lang w:val="en-AU"/>
            <w:rPrChange w:id="1258" w:author="Azaz Farooq" w:date="2020-11-06T23:54:00Z">
              <w:rPr>
                <w:rFonts w:ascii="Times New Roman" w:eastAsiaTheme="majorEastAsia" w:hAnsi="Times New Roman" w:cs="Times New Roman"/>
                <w:color w:val="1F4D78" w:themeColor="accent1" w:themeShade="7F"/>
                <w:sz w:val="24"/>
                <w:szCs w:val="24"/>
                <w:lang w:val="en-AU"/>
              </w:rPr>
            </w:rPrChange>
          </w:rPr>
          <w:t xml:space="preserve"> correlation calculation is used. </w:t>
        </w:r>
      </w:ins>
    </w:p>
    <w:p w14:paraId="2183C1A0" w14:textId="77777777" w:rsidR="00B90425" w:rsidRPr="00554ED2" w:rsidRDefault="00B90425">
      <w:pPr>
        <w:pStyle w:val="Heading3"/>
        <w:spacing w:line="360" w:lineRule="auto"/>
        <w:ind w:left="720"/>
        <w:rPr>
          <w:ins w:id="1259" w:author="Azaz Farooq" w:date="2020-11-06T23:56:00Z"/>
          <w:rFonts w:ascii="Times New Roman" w:hAnsi="Times New Roman" w:cs="Times New Roman"/>
          <w:lang w:val="en-AU"/>
        </w:rPr>
        <w:pPrChange w:id="1260" w:author="Azaz Farooq" w:date="2020-11-07T19:57:00Z">
          <w:pPr>
            <w:spacing w:line="276" w:lineRule="auto"/>
          </w:pPr>
        </w:pPrChange>
      </w:pPr>
      <w:ins w:id="1261" w:author="Azaz Farooq" w:date="2020-11-06T23:56:00Z">
        <w:r w:rsidRPr="00554ED2">
          <w:rPr>
            <w:rFonts w:ascii="Times New Roman" w:hAnsi="Times New Roman" w:cs="Times New Roman"/>
            <w:color w:val="auto"/>
            <w:lang w:val="en-AU"/>
            <w:rPrChange w:id="1262" w:author="Azaz Farooq" w:date="2020-11-07T19:57:00Z">
              <w:rPr>
                <w:rFonts w:ascii="Times New Roman" w:hAnsi="Times New Roman" w:cs="Times New Roman"/>
                <w:lang w:val="en-AU"/>
              </w:rPr>
            </w:rPrChange>
          </w:rPr>
          <w:t>Test/Mean shift</w:t>
        </w:r>
      </w:ins>
    </w:p>
    <w:p w14:paraId="56A7E7AC" w14:textId="203F617C" w:rsidR="006E0C76" w:rsidRPr="006E0C76" w:rsidRDefault="006E0C76">
      <w:pPr>
        <w:spacing w:line="360" w:lineRule="auto"/>
        <w:jc w:val="both"/>
        <w:rPr>
          <w:ins w:id="1263" w:author="Azaz Farooq" w:date="2020-11-06T23:57:00Z"/>
          <w:rFonts w:ascii="Times New Roman" w:eastAsiaTheme="majorEastAsia" w:hAnsi="Times New Roman" w:cs="Times New Roman"/>
          <w:sz w:val="24"/>
          <w:szCs w:val="24"/>
          <w:lang w:val="en-AU"/>
        </w:rPr>
        <w:pPrChange w:id="1264" w:author="Azaz Farooq" w:date="2020-11-07T18:08:00Z">
          <w:pPr>
            <w:spacing w:line="276" w:lineRule="auto"/>
          </w:pPr>
        </w:pPrChange>
      </w:pPr>
      <w:ins w:id="1265" w:author="Azaz Farooq" w:date="2020-11-06T23:57:00Z">
        <w:r w:rsidRPr="006E0C76">
          <w:rPr>
            <w:rFonts w:ascii="Times New Roman" w:eastAsiaTheme="majorEastAsia" w:hAnsi="Times New Roman" w:cs="Times New Roman"/>
            <w:sz w:val="24"/>
            <w:szCs w:val="24"/>
            <w:lang w:val="en-AU"/>
          </w:rPr>
          <w:t xml:space="preserve">Shifting the value of the </w:t>
        </w:r>
        <w:r w:rsidR="001C5D9D">
          <w:rPr>
            <w:rFonts w:ascii="Times New Roman" w:eastAsiaTheme="majorEastAsia" w:hAnsi="Times New Roman" w:cs="Times New Roman"/>
            <w:sz w:val="24"/>
            <w:szCs w:val="24"/>
            <w:lang w:val="en-AU"/>
          </w:rPr>
          <w:t>pixel intensity spectrum</w:t>
        </w:r>
        <w:r w:rsidR="0067290A">
          <w:rPr>
            <w:rFonts w:ascii="Times New Roman" w:eastAsiaTheme="majorEastAsia" w:hAnsi="Times New Roman" w:cs="Times New Roman"/>
            <w:sz w:val="24"/>
            <w:szCs w:val="24"/>
            <w:lang w:val="en-AU"/>
          </w:rPr>
          <w:t xml:space="preserve"> </w:t>
        </w:r>
        <w:del w:id="1266" w:author="Engr.Azaz" w:date="2020-11-07T21:56:00Z">
          <w:r w:rsidR="0067290A" w:rsidDel="0059186F">
            <w:rPr>
              <w:rFonts w:ascii="Times New Roman" w:eastAsiaTheme="majorEastAsia" w:hAnsi="Times New Roman" w:cs="Times New Roman"/>
              <w:sz w:val="24"/>
              <w:szCs w:val="24"/>
              <w:lang w:val="en-AU"/>
            </w:rPr>
            <w:delText>e</w:delText>
          </w:r>
        </w:del>
      </w:ins>
      <w:ins w:id="1267" w:author="Engr.Azaz" w:date="2020-11-07T21:56:00Z">
        <w:r w:rsidR="0059186F">
          <w:rPr>
            <w:rFonts w:ascii="Times New Roman" w:eastAsiaTheme="majorEastAsia" w:hAnsi="Times New Roman" w:cs="Times New Roman"/>
            <w:sz w:val="24"/>
            <w:szCs w:val="24"/>
            <w:lang w:val="en-AU"/>
          </w:rPr>
          <w:t>a</w:t>
        </w:r>
      </w:ins>
      <w:ins w:id="1268" w:author="Azaz Farooq" w:date="2020-11-06T23:57:00Z">
        <w:r w:rsidR="0067290A">
          <w:rPr>
            <w:rFonts w:ascii="Times New Roman" w:eastAsiaTheme="majorEastAsia" w:hAnsi="Times New Roman" w:cs="Times New Roman"/>
            <w:sz w:val="24"/>
            <w:szCs w:val="24"/>
            <w:lang w:val="en-AU"/>
          </w:rPr>
          <w:t>ffect</w:t>
        </w:r>
      </w:ins>
      <w:ins w:id="1269" w:author="Azaz Farooq" w:date="2020-11-07T14:32:00Z">
        <w:r w:rsidR="0067290A">
          <w:rPr>
            <w:rFonts w:ascii="Times New Roman" w:eastAsiaTheme="majorEastAsia" w:hAnsi="Times New Roman" w:cs="Times New Roman"/>
            <w:sz w:val="24"/>
            <w:szCs w:val="24"/>
            <w:lang w:val="en-AU"/>
          </w:rPr>
          <w:t>s</w:t>
        </w:r>
      </w:ins>
      <w:ins w:id="1270" w:author="Azaz Farooq" w:date="2020-11-06T23:57:00Z">
        <w:r w:rsidR="008C7EED">
          <w:rPr>
            <w:rFonts w:ascii="Times New Roman" w:eastAsiaTheme="majorEastAsia" w:hAnsi="Times New Roman" w:cs="Times New Roman"/>
            <w:sz w:val="24"/>
            <w:szCs w:val="24"/>
            <w:lang w:val="en-AU"/>
          </w:rPr>
          <w:t xml:space="preserve"> the</w:t>
        </w:r>
        <w:r w:rsidR="0067290A">
          <w:rPr>
            <w:rFonts w:ascii="Times New Roman" w:eastAsiaTheme="majorEastAsia" w:hAnsi="Times New Roman" w:cs="Times New Roman"/>
            <w:sz w:val="24"/>
            <w:szCs w:val="24"/>
            <w:lang w:val="en-AU"/>
          </w:rPr>
          <w:t xml:space="preserve"> improvem</w:t>
        </w:r>
      </w:ins>
      <w:ins w:id="1271" w:author="Azaz Farooq" w:date="2020-11-07T14:32:00Z">
        <w:r w:rsidR="0067290A">
          <w:rPr>
            <w:rFonts w:ascii="Times New Roman" w:eastAsiaTheme="majorEastAsia" w:hAnsi="Times New Roman" w:cs="Times New Roman"/>
            <w:sz w:val="24"/>
            <w:szCs w:val="24"/>
            <w:lang w:val="en-AU"/>
          </w:rPr>
          <w:t>e</w:t>
        </w:r>
      </w:ins>
      <w:ins w:id="1272" w:author="Azaz Farooq" w:date="2020-11-06T23:57:00Z">
        <w:r w:rsidR="0067290A">
          <w:rPr>
            <w:rFonts w:ascii="Times New Roman" w:eastAsiaTheme="majorEastAsia" w:hAnsi="Times New Roman" w:cs="Times New Roman"/>
            <w:sz w:val="24"/>
            <w:szCs w:val="24"/>
            <w:lang w:val="en-AU"/>
          </w:rPr>
          <w:t>nts</w:t>
        </w:r>
        <w:r w:rsidRPr="006E0C76">
          <w:rPr>
            <w:rFonts w:ascii="Times New Roman" w:eastAsiaTheme="majorEastAsia" w:hAnsi="Times New Roman" w:cs="Times New Roman"/>
            <w:sz w:val="24"/>
            <w:szCs w:val="24"/>
            <w:lang w:val="en-AU"/>
          </w:rPr>
          <w:t xml:space="preserve"> </w:t>
        </w:r>
      </w:ins>
      <w:ins w:id="1273" w:author="Azaz Farooq" w:date="2020-11-07T14:32:00Z">
        <w:r w:rsidR="00F13B11">
          <w:rPr>
            <w:rFonts w:ascii="Times New Roman" w:eastAsiaTheme="majorEastAsia" w:hAnsi="Times New Roman" w:cs="Times New Roman"/>
            <w:sz w:val="24"/>
            <w:szCs w:val="24"/>
            <w:lang w:val="en-AU"/>
          </w:rPr>
          <w:t xml:space="preserve">of </w:t>
        </w:r>
      </w:ins>
      <w:ins w:id="1274" w:author="Azaz Farooq" w:date="2020-11-06T23:57:00Z">
        <w:r w:rsidRPr="006E0C76">
          <w:rPr>
            <w:rFonts w:ascii="Times New Roman" w:eastAsiaTheme="majorEastAsia" w:hAnsi="Times New Roman" w:cs="Times New Roman"/>
            <w:sz w:val="24"/>
            <w:szCs w:val="24"/>
            <w:lang w:val="en-AU"/>
          </w:rPr>
          <w:t xml:space="preserve">the cross-correlation algorithm accuracy and efficiency. </w:t>
        </w:r>
      </w:ins>
      <w:ins w:id="1275" w:author="Azaz Farooq" w:date="2020-11-07T14:33:00Z">
        <w:r w:rsidR="007A0615">
          <w:rPr>
            <w:rFonts w:ascii="Times New Roman" w:eastAsiaTheme="majorEastAsia" w:hAnsi="Times New Roman" w:cs="Times New Roman"/>
            <w:sz w:val="24"/>
            <w:szCs w:val="24"/>
            <w:lang w:val="en-AU"/>
          </w:rPr>
          <w:t>Related to</w:t>
        </w:r>
      </w:ins>
      <w:ins w:id="1276" w:author="Azaz Farooq" w:date="2020-11-06T23:57:00Z">
        <w:r w:rsidRPr="006E0C76">
          <w:rPr>
            <w:rFonts w:ascii="Times New Roman" w:eastAsiaTheme="majorEastAsia" w:hAnsi="Times New Roman" w:cs="Times New Roman"/>
            <w:sz w:val="24"/>
            <w:szCs w:val="24"/>
            <w:lang w:val="en-AU"/>
          </w:rPr>
          <w:t xml:space="preserve"> mean-shifted and non-mean shifted, the mean shifted speed and accuracy w</w:t>
        </w:r>
        <w:del w:id="1277" w:author="Engr.Azaz" w:date="2020-11-07T21:56:00Z">
          <w:r w:rsidRPr="006E0C76" w:rsidDel="0059186F">
            <w:rPr>
              <w:rFonts w:ascii="Times New Roman" w:eastAsiaTheme="majorEastAsia" w:hAnsi="Times New Roman" w:cs="Times New Roman"/>
              <w:sz w:val="24"/>
              <w:szCs w:val="24"/>
              <w:lang w:val="en-AU"/>
            </w:rPr>
            <w:delText>as</w:delText>
          </w:r>
        </w:del>
      </w:ins>
      <w:ins w:id="1278" w:author="Engr.Azaz" w:date="2020-11-07T21:56:00Z">
        <w:r w:rsidR="0059186F">
          <w:rPr>
            <w:rFonts w:ascii="Times New Roman" w:eastAsiaTheme="majorEastAsia" w:hAnsi="Times New Roman" w:cs="Times New Roman"/>
            <w:sz w:val="24"/>
            <w:szCs w:val="24"/>
            <w:lang w:val="en-AU"/>
          </w:rPr>
          <w:t>ere</w:t>
        </w:r>
      </w:ins>
      <w:ins w:id="1279" w:author="Azaz Farooq" w:date="2020-11-06T23:57:00Z">
        <w:r w:rsidRPr="006E0C76">
          <w:rPr>
            <w:rFonts w:ascii="Times New Roman" w:eastAsiaTheme="majorEastAsia" w:hAnsi="Times New Roman" w:cs="Times New Roman"/>
            <w:sz w:val="24"/>
            <w:szCs w:val="24"/>
            <w:lang w:val="en-AU"/>
          </w:rPr>
          <w:t xml:space="preserve"> found to perform better. This was apparent in the case of both the spatial cross</w:t>
        </w:r>
        <w:del w:id="1280" w:author="Engr.Azaz" w:date="2020-11-07T21:56:00Z">
          <w:r w:rsidRPr="006E0C76" w:rsidDel="0059186F">
            <w:rPr>
              <w:rFonts w:ascii="Times New Roman" w:eastAsiaTheme="majorEastAsia" w:hAnsi="Times New Roman" w:cs="Times New Roman"/>
              <w:sz w:val="24"/>
              <w:szCs w:val="24"/>
              <w:lang w:val="en-AU"/>
            </w:rPr>
            <w:delText xml:space="preserve"> </w:delText>
          </w:r>
        </w:del>
      </w:ins>
      <w:ins w:id="1281" w:author="Engr.Azaz" w:date="2020-11-07T21:56:00Z">
        <w:r w:rsidR="0059186F">
          <w:rPr>
            <w:rFonts w:ascii="Times New Roman" w:eastAsiaTheme="majorEastAsia" w:hAnsi="Times New Roman" w:cs="Times New Roman"/>
            <w:sz w:val="24"/>
            <w:szCs w:val="24"/>
            <w:lang w:val="en-AU"/>
          </w:rPr>
          <w:t>-</w:t>
        </w:r>
      </w:ins>
      <w:ins w:id="1282" w:author="Azaz Farooq" w:date="2020-11-06T23:57:00Z">
        <w:r w:rsidRPr="006E0C76">
          <w:rPr>
            <w:rFonts w:ascii="Times New Roman" w:eastAsiaTheme="majorEastAsia" w:hAnsi="Times New Roman" w:cs="Times New Roman"/>
            <w:sz w:val="24"/>
            <w:szCs w:val="24"/>
            <w:lang w:val="en-AU"/>
          </w:rPr>
          <w:t xml:space="preserve">correlation and spectral convolution approaches. In the case of the spatial correlation, the speed up was 40 seconds, </w:t>
        </w:r>
      </w:ins>
      <w:ins w:id="1283" w:author="Azaz Farooq" w:date="2020-11-07T14:34:00Z">
        <w:r w:rsidR="00EC1266">
          <w:rPr>
            <w:rFonts w:ascii="Times New Roman" w:eastAsiaTheme="majorEastAsia" w:hAnsi="Times New Roman" w:cs="Times New Roman"/>
            <w:sz w:val="24"/>
            <w:szCs w:val="24"/>
            <w:lang w:val="en-AU"/>
          </w:rPr>
          <w:t>at the same time</w:t>
        </w:r>
      </w:ins>
      <w:ins w:id="1284" w:author="Azaz Farooq" w:date="2020-11-06T23:57:00Z">
        <w:r w:rsidRPr="006E0C76">
          <w:rPr>
            <w:rFonts w:ascii="Times New Roman" w:eastAsiaTheme="majorEastAsia" w:hAnsi="Times New Roman" w:cs="Times New Roman"/>
            <w:sz w:val="24"/>
            <w:szCs w:val="24"/>
            <w:lang w:val="en-AU"/>
          </w:rPr>
          <w:t xml:space="preserve"> </w:t>
        </w:r>
      </w:ins>
      <w:ins w:id="1285" w:author="Azaz Farooq" w:date="2020-11-07T14:34:00Z">
        <w:r w:rsidR="00D97E86">
          <w:rPr>
            <w:rFonts w:ascii="Times New Roman" w:eastAsiaTheme="majorEastAsia" w:hAnsi="Times New Roman" w:cs="Times New Roman"/>
            <w:sz w:val="24"/>
            <w:szCs w:val="24"/>
            <w:lang w:val="en-AU"/>
          </w:rPr>
          <w:t>slightly</w:t>
        </w:r>
      </w:ins>
      <w:ins w:id="1286" w:author="Azaz Farooq" w:date="2020-11-06T23:57:00Z">
        <w:r w:rsidRPr="006E0C76">
          <w:rPr>
            <w:rFonts w:ascii="Times New Roman" w:eastAsiaTheme="majorEastAsia" w:hAnsi="Times New Roman" w:cs="Times New Roman"/>
            <w:sz w:val="24"/>
            <w:szCs w:val="24"/>
            <w:lang w:val="en-AU"/>
          </w:rPr>
          <w:t xml:space="preserve"> more efficient 0.022s for the spectral approach. (figure). The effect of the zero-mean is to redistribute the intensity over a positive and negative range. In the case of a greyscale image, ranging from black to white, the dark regions of the images will now have a much weaker correlation to brighter reg</w:t>
        </w:r>
        <w:r w:rsidR="002B58F9">
          <w:rPr>
            <w:rFonts w:ascii="Times New Roman" w:eastAsiaTheme="majorEastAsia" w:hAnsi="Times New Roman" w:cs="Times New Roman"/>
            <w:sz w:val="24"/>
            <w:szCs w:val="24"/>
            <w:lang w:val="en-AU"/>
          </w:rPr>
          <w:t>ions of equal amplitude, but with</w:t>
        </w:r>
        <w:r w:rsidRPr="006E0C76">
          <w:rPr>
            <w:rFonts w:ascii="Times New Roman" w:eastAsiaTheme="majorEastAsia" w:hAnsi="Times New Roman" w:cs="Times New Roman"/>
            <w:sz w:val="24"/>
            <w:szCs w:val="24"/>
            <w:lang w:val="en-AU"/>
          </w:rPr>
          <w:t xml:space="preserve"> opposite sign. </w:t>
        </w:r>
      </w:ins>
    </w:p>
    <w:p w14:paraId="026F9571" w14:textId="183D3872" w:rsidR="006E0C76" w:rsidRDefault="006E0C76">
      <w:pPr>
        <w:spacing w:line="360" w:lineRule="auto"/>
        <w:jc w:val="both"/>
        <w:rPr>
          <w:ins w:id="1287" w:author="Azaz Farooq" w:date="2020-11-07T14:36:00Z"/>
          <w:rFonts w:ascii="Times New Roman" w:eastAsiaTheme="majorEastAsia" w:hAnsi="Times New Roman" w:cs="Times New Roman"/>
          <w:sz w:val="24"/>
          <w:szCs w:val="24"/>
          <w:lang w:val="en-AU"/>
        </w:rPr>
        <w:pPrChange w:id="1288" w:author="Azaz Farooq" w:date="2020-11-07T18:08:00Z">
          <w:pPr>
            <w:spacing w:line="276" w:lineRule="auto"/>
          </w:pPr>
        </w:pPrChange>
      </w:pPr>
      <w:ins w:id="1289" w:author="Azaz Farooq" w:date="2020-11-06T23:57:00Z">
        <w:r w:rsidRPr="006E0C76">
          <w:rPr>
            <w:rFonts w:ascii="Times New Roman" w:eastAsiaTheme="majorEastAsia" w:hAnsi="Times New Roman" w:cs="Times New Roman"/>
            <w:sz w:val="24"/>
            <w:szCs w:val="24"/>
            <w:lang w:val="en-AU"/>
          </w:rPr>
          <w:t>In this experiment</w:t>
        </w:r>
        <w:r w:rsidR="003D6E85">
          <w:rPr>
            <w:rFonts w:ascii="Times New Roman" w:eastAsiaTheme="majorEastAsia" w:hAnsi="Times New Roman" w:cs="Times New Roman"/>
            <w:sz w:val="24"/>
            <w:szCs w:val="24"/>
            <w:lang w:val="en-AU"/>
          </w:rPr>
          <w:t>, a “</w:t>
        </w:r>
        <w:proofErr w:type="spellStart"/>
        <w:r w:rsidR="003D6E85">
          <w:rPr>
            <w:rFonts w:ascii="Times New Roman" w:eastAsiaTheme="majorEastAsia" w:hAnsi="Times New Roman" w:cs="Times New Roman"/>
            <w:sz w:val="24"/>
            <w:szCs w:val="24"/>
            <w:lang w:val="en-AU"/>
          </w:rPr>
          <w:t>rocketman</w:t>
        </w:r>
        <w:proofErr w:type="spellEnd"/>
        <w:r w:rsidR="003D6E85">
          <w:rPr>
            <w:rFonts w:ascii="Times New Roman" w:eastAsiaTheme="majorEastAsia" w:hAnsi="Times New Roman" w:cs="Times New Roman"/>
            <w:sz w:val="24"/>
            <w:szCs w:val="24"/>
            <w:lang w:val="en-AU"/>
          </w:rPr>
          <w:t>’ was searched</w:t>
        </w:r>
        <w:r w:rsidRPr="006E0C76">
          <w:rPr>
            <w:rFonts w:ascii="Times New Roman" w:eastAsiaTheme="majorEastAsia" w:hAnsi="Times New Roman" w:cs="Times New Roman"/>
            <w:sz w:val="24"/>
            <w:szCs w:val="24"/>
            <w:lang w:val="en-AU"/>
          </w:rPr>
          <w:t xml:space="preserve"> in a larger template image to investigate 2D cross</w:t>
        </w:r>
        <w:del w:id="1290" w:author="Engr.Azaz" w:date="2020-11-07T21:56:00Z">
          <w:r w:rsidRPr="006E0C76" w:rsidDel="0059186F">
            <w:rPr>
              <w:rFonts w:ascii="Times New Roman" w:eastAsiaTheme="majorEastAsia" w:hAnsi="Times New Roman" w:cs="Times New Roman"/>
              <w:sz w:val="24"/>
              <w:szCs w:val="24"/>
              <w:lang w:val="en-AU"/>
            </w:rPr>
            <w:delText xml:space="preserve"> </w:delText>
          </w:r>
        </w:del>
      </w:ins>
      <w:ins w:id="1291" w:author="Engr.Azaz" w:date="2020-11-07T21:56:00Z">
        <w:r w:rsidR="0059186F">
          <w:rPr>
            <w:rFonts w:ascii="Times New Roman" w:eastAsiaTheme="majorEastAsia" w:hAnsi="Times New Roman" w:cs="Times New Roman"/>
            <w:sz w:val="24"/>
            <w:szCs w:val="24"/>
            <w:lang w:val="en-AU"/>
          </w:rPr>
          <w:t>-</w:t>
        </w:r>
      </w:ins>
      <w:ins w:id="1292" w:author="Azaz Farooq" w:date="2020-11-06T23:57:00Z">
        <w:r w:rsidRPr="006E0C76">
          <w:rPr>
            <w:rFonts w:ascii="Times New Roman" w:eastAsiaTheme="majorEastAsia" w:hAnsi="Times New Roman" w:cs="Times New Roman"/>
            <w:sz w:val="24"/>
            <w:szCs w:val="24"/>
            <w:lang w:val="en-AU"/>
          </w:rPr>
          <w:t xml:space="preserve">correlation techniques. </w:t>
        </w:r>
      </w:ins>
    </w:p>
    <w:p w14:paraId="0DC4CF5E" w14:textId="77777777" w:rsidR="00884C98" w:rsidRDefault="00657223">
      <w:pPr>
        <w:spacing w:line="360" w:lineRule="auto"/>
        <w:jc w:val="both"/>
        <w:rPr>
          <w:ins w:id="1293" w:author="Azaz Farooq" w:date="2020-11-07T14:36:00Z"/>
          <w:rFonts w:ascii="Times New Roman" w:eastAsiaTheme="majorEastAsia" w:hAnsi="Times New Roman" w:cs="Times New Roman"/>
          <w:sz w:val="24"/>
          <w:szCs w:val="24"/>
          <w:lang w:val="en-AU"/>
        </w:rPr>
        <w:pPrChange w:id="1294" w:author="Azaz Farooq" w:date="2020-11-07T18:08:00Z">
          <w:pPr>
            <w:spacing w:line="276" w:lineRule="auto"/>
          </w:pPr>
        </w:pPrChange>
      </w:pPr>
      <w:ins w:id="1295" w:author="Azaz Farooq" w:date="2020-11-07T14:36:00Z">
        <w:r>
          <w:rPr>
            <w:noProof/>
          </w:rPr>
          <w:drawing>
            <wp:inline distT="0" distB="0" distL="0" distR="0" wp14:anchorId="5295A765" wp14:editId="5243A74F">
              <wp:extent cx="5731510" cy="25012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01265"/>
                      </a:xfrm>
                      <a:prstGeom prst="rect">
                        <a:avLst/>
                      </a:prstGeom>
                    </pic:spPr>
                  </pic:pic>
                </a:graphicData>
              </a:graphic>
            </wp:inline>
          </w:drawing>
        </w:r>
      </w:ins>
    </w:p>
    <w:p w14:paraId="52540F48" w14:textId="77777777" w:rsidR="003D6E85" w:rsidRDefault="00E26540">
      <w:pPr>
        <w:spacing w:line="360" w:lineRule="auto"/>
        <w:jc w:val="both"/>
        <w:rPr>
          <w:ins w:id="1296" w:author="Azaz Farooq" w:date="2020-11-07T20:04:00Z"/>
          <w:rFonts w:ascii="Times New Roman" w:eastAsiaTheme="majorEastAsia" w:hAnsi="Times New Roman" w:cs="Times New Roman"/>
          <w:sz w:val="24"/>
          <w:szCs w:val="24"/>
          <w:lang w:val="en-AU"/>
        </w:rPr>
        <w:pPrChange w:id="1297" w:author="Azaz Farooq" w:date="2020-11-07T18:08:00Z">
          <w:pPr>
            <w:spacing w:line="276" w:lineRule="auto"/>
          </w:pPr>
        </w:pPrChange>
      </w:pPr>
      <w:ins w:id="1298" w:author="Azaz Farooq" w:date="2020-11-07T14:36:00Z">
        <w:r>
          <w:rPr>
            <w:noProof/>
          </w:rPr>
          <w:lastRenderedPageBreak/>
          <w:drawing>
            <wp:inline distT="0" distB="0" distL="0" distR="0" wp14:anchorId="08765579" wp14:editId="3EB9B948">
              <wp:extent cx="5731510" cy="24212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21255"/>
                      </a:xfrm>
                      <a:prstGeom prst="rect">
                        <a:avLst/>
                      </a:prstGeom>
                    </pic:spPr>
                  </pic:pic>
                </a:graphicData>
              </a:graphic>
            </wp:inline>
          </w:drawing>
        </w:r>
      </w:ins>
    </w:p>
    <w:p w14:paraId="7DDB2E98" w14:textId="4B02ED69" w:rsidR="0064687D" w:rsidRDefault="0064687D">
      <w:pPr>
        <w:spacing w:line="360" w:lineRule="auto"/>
        <w:jc w:val="center"/>
        <w:rPr>
          <w:ins w:id="1299" w:author="Engr.Azaz" w:date="2020-11-08T04:10:00Z"/>
          <w:rFonts w:ascii="Times New Roman" w:eastAsiaTheme="majorEastAsia" w:hAnsi="Times New Roman" w:cs="Times New Roman"/>
          <w:sz w:val="24"/>
          <w:szCs w:val="24"/>
          <w:lang w:val="en-AU"/>
        </w:rPr>
      </w:pPr>
      <w:ins w:id="1300" w:author="Azaz Farooq" w:date="2020-11-07T20:04:00Z">
        <w:r>
          <w:rPr>
            <w:rFonts w:ascii="Times New Roman" w:eastAsiaTheme="majorEastAsia" w:hAnsi="Times New Roman" w:cs="Times New Roman"/>
            <w:sz w:val="24"/>
            <w:szCs w:val="24"/>
            <w:lang w:val="en-AU"/>
          </w:rPr>
          <w:t>Figure 8</w:t>
        </w:r>
      </w:ins>
      <w:ins w:id="1301" w:author="Azaz Farooq" w:date="2020-11-07T20:21:00Z">
        <w:r w:rsidR="00E1531D">
          <w:rPr>
            <w:rFonts w:ascii="Times New Roman" w:eastAsiaTheme="majorEastAsia" w:hAnsi="Times New Roman" w:cs="Times New Roman"/>
            <w:sz w:val="24"/>
            <w:szCs w:val="24"/>
            <w:lang w:val="en-AU"/>
          </w:rPr>
          <w:t>:</w:t>
        </w:r>
        <w:r w:rsidR="003B5455">
          <w:rPr>
            <w:rFonts w:ascii="Times New Roman" w:eastAsiaTheme="majorEastAsia" w:hAnsi="Times New Roman" w:cs="Times New Roman"/>
            <w:sz w:val="24"/>
            <w:szCs w:val="24"/>
            <w:lang w:val="en-AU"/>
          </w:rPr>
          <w:t xml:space="preserve"> rocket man spatial and spectral cross</w:t>
        </w:r>
        <w:del w:id="1302" w:author="Engr.Azaz" w:date="2020-11-07T21:57:00Z">
          <w:r w:rsidR="003B5455" w:rsidDel="0059186F">
            <w:rPr>
              <w:rFonts w:ascii="Times New Roman" w:eastAsiaTheme="majorEastAsia" w:hAnsi="Times New Roman" w:cs="Times New Roman"/>
              <w:sz w:val="24"/>
              <w:szCs w:val="24"/>
              <w:lang w:val="en-AU"/>
            </w:rPr>
            <w:delText xml:space="preserve"> </w:delText>
          </w:r>
        </w:del>
      </w:ins>
      <w:ins w:id="1303" w:author="Engr.Azaz" w:date="2020-11-07T21:57:00Z">
        <w:r w:rsidR="0059186F">
          <w:rPr>
            <w:rFonts w:ascii="Times New Roman" w:eastAsiaTheme="majorEastAsia" w:hAnsi="Times New Roman" w:cs="Times New Roman"/>
            <w:sz w:val="24"/>
            <w:szCs w:val="24"/>
            <w:lang w:val="en-AU"/>
          </w:rPr>
          <w:t>-</w:t>
        </w:r>
      </w:ins>
      <w:ins w:id="1304" w:author="Azaz Farooq" w:date="2020-11-07T20:21:00Z">
        <w:r w:rsidR="003B5455">
          <w:rPr>
            <w:rFonts w:ascii="Times New Roman" w:eastAsiaTheme="majorEastAsia" w:hAnsi="Times New Roman" w:cs="Times New Roman"/>
            <w:sz w:val="24"/>
            <w:szCs w:val="24"/>
            <w:lang w:val="en-AU"/>
          </w:rPr>
          <w:t>correlation</w:t>
        </w:r>
      </w:ins>
    </w:p>
    <w:p w14:paraId="4A5AAEFC" w14:textId="77777777" w:rsidR="001A5792" w:rsidRPr="006E0C76" w:rsidRDefault="001A5792">
      <w:pPr>
        <w:spacing w:line="360" w:lineRule="auto"/>
        <w:jc w:val="center"/>
        <w:rPr>
          <w:ins w:id="1305" w:author="Azaz Farooq" w:date="2020-11-06T23:57:00Z"/>
          <w:rFonts w:ascii="Times New Roman" w:eastAsiaTheme="majorEastAsia" w:hAnsi="Times New Roman" w:cs="Times New Roman"/>
          <w:sz w:val="24"/>
          <w:szCs w:val="24"/>
          <w:lang w:val="en-AU"/>
        </w:rPr>
        <w:pPrChange w:id="1306" w:author="Azaz Farooq" w:date="2020-11-07T20:04:00Z">
          <w:pPr>
            <w:spacing w:line="276" w:lineRule="auto"/>
          </w:pPr>
        </w:pPrChange>
      </w:pPr>
    </w:p>
    <w:p w14:paraId="5C977D92" w14:textId="77777777" w:rsidR="00BA30F7" w:rsidRPr="00D94FC1" w:rsidRDefault="00BA30F7">
      <w:pPr>
        <w:spacing w:line="360" w:lineRule="auto"/>
        <w:ind w:left="720"/>
        <w:rPr>
          <w:ins w:id="1307" w:author="Azaz Farooq" w:date="2020-11-07T00:06:00Z"/>
          <w:rFonts w:ascii="Times New Roman" w:eastAsia="Calibri" w:hAnsi="Times New Roman" w:cs="Times New Roman"/>
          <w:bCs/>
          <w:lang w:val="en-AU"/>
          <w:rPrChange w:id="1308" w:author="Azaz Farooq" w:date="2020-11-07T19:58:00Z">
            <w:rPr>
              <w:ins w:id="1309" w:author="Azaz Farooq" w:date="2020-11-07T00:06:00Z"/>
              <w:rFonts w:ascii="Calibri" w:eastAsia="Calibri" w:hAnsi="Calibri" w:cs="Arial"/>
              <w:b/>
              <w:bCs/>
              <w:lang w:val="en-AU"/>
            </w:rPr>
          </w:rPrChange>
        </w:rPr>
        <w:pPrChange w:id="1310" w:author="Azaz Farooq" w:date="2020-11-07T19:58:00Z">
          <w:pPr>
            <w:spacing w:line="276" w:lineRule="auto"/>
          </w:pPr>
        </w:pPrChange>
      </w:pPr>
      <w:ins w:id="1311" w:author="Azaz Farooq" w:date="2020-11-07T00:06:00Z">
        <w:r w:rsidRPr="00D94FC1">
          <w:rPr>
            <w:rFonts w:ascii="Times New Roman" w:eastAsia="Calibri" w:hAnsi="Times New Roman" w:cs="Times New Roman"/>
            <w:bCs/>
            <w:lang w:val="en-AU"/>
            <w:rPrChange w:id="1312" w:author="Azaz Farooq" w:date="2020-11-07T19:58:00Z">
              <w:rPr>
                <w:rFonts w:ascii="Calibri" w:eastAsia="Calibri" w:hAnsi="Calibri" w:cs="Arial"/>
                <w:b/>
                <w:bCs/>
                <w:lang w:val="en-AU"/>
              </w:rPr>
            </w:rPrChange>
          </w:rPr>
          <w:t>Application/Data</w:t>
        </w:r>
      </w:ins>
    </w:p>
    <w:p w14:paraId="3AB929B9" w14:textId="0A7D809B" w:rsidR="00B90425" w:rsidRPr="00D2409C" w:rsidRDefault="00DA0B41">
      <w:pPr>
        <w:spacing w:line="360" w:lineRule="auto"/>
        <w:jc w:val="both"/>
        <w:rPr>
          <w:ins w:id="1313" w:author="Azaz Farooq" w:date="2020-11-07T00:08:00Z"/>
          <w:rFonts w:ascii="Times New Roman" w:eastAsiaTheme="majorEastAsia" w:hAnsi="Times New Roman" w:cs="Times New Roman"/>
          <w:sz w:val="24"/>
          <w:szCs w:val="24"/>
        </w:rPr>
        <w:pPrChange w:id="1314" w:author="Azaz Farooq" w:date="2020-11-07T18:08:00Z">
          <w:pPr>
            <w:spacing w:line="276" w:lineRule="auto"/>
          </w:pPr>
        </w:pPrChange>
      </w:pPr>
      <w:ins w:id="1315" w:author="Azaz Farooq" w:date="2020-11-07T00:06:00Z">
        <w:r w:rsidRPr="00D2409C">
          <w:rPr>
            <w:rFonts w:ascii="Times New Roman" w:eastAsiaTheme="majorEastAsia" w:hAnsi="Times New Roman" w:cs="Times New Roman"/>
            <w:sz w:val="24"/>
            <w:szCs w:val="24"/>
          </w:rPr>
          <w:t xml:space="preserve">The pattern and template image </w:t>
        </w:r>
      </w:ins>
      <w:ins w:id="1316" w:author="Azaz Farooq" w:date="2020-11-07T14:37:00Z">
        <w:r w:rsidR="006E6173" w:rsidRPr="00D2409C">
          <w:rPr>
            <w:rFonts w:ascii="Times New Roman" w:eastAsiaTheme="majorEastAsia" w:hAnsi="Times New Roman" w:cs="Times New Roman"/>
            <w:sz w:val="24"/>
            <w:szCs w:val="24"/>
          </w:rPr>
          <w:t>data</w:t>
        </w:r>
      </w:ins>
      <w:ins w:id="1317" w:author="Azaz Farooq" w:date="2020-11-07T00:06:00Z">
        <w:r w:rsidRPr="00D2409C">
          <w:rPr>
            <w:rFonts w:ascii="Times New Roman" w:eastAsiaTheme="majorEastAsia" w:hAnsi="Times New Roman" w:cs="Times New Roman"/>
            <w:sz w:val="24"/>
            <w:szCs w:val="24"/>
          </w:rPr>
          <w:t xml:space="preserve"> </w:t>
        </w:r>
        <w:del w:id="1318" w:author="Engr.Azaz" w:date="2020-11-07T21:57:00Z">
          <w:r w:rsidRPr="00D2409C" w:rsidDel="0059186F">
            <w:rPr>
              <w:rFonts w:ascii="Times New Roman" w:eastAsiaTheme="majorEastAsia" w:hAnsi="Times New Roman" w:cs="Times New Roman"/>
              <w:sz w:val="24"/>
              <w:szCs w:val="24"/>
            </w:rPr>
            <w:delText>is</w:delText>
          </w:r>
        </w:del>
      </w:ins>
      <w:ins w:id="1319" w:author="Engr.Azaz" w:date="2020-11-07T21:57:00Z">
        <w:r w:rsidR="0059186F">
          <w:rPr>
            <w:rFonts w:ascii="Times New Roman" w:eastAsiaTheme="majorEastAsia" w:hAnsi="Times New Roman" w:cs="Times New Roman"/>
            <w:sz w:val="24"/>
            <w:szCs w:val="24"/>
          </w:rPr>
          <w:t>are</w:t>
        </w:r>
      </w:ins>
      <w:ins w:id="1320" w:author="Azaz Farooq" w:date="2020-11-07T00:06:00Z">
        <w:r w:rsidRPr="00D2409C">
          <w:rPr>
            <w:rFonts w:ascii="Times New Roman" w:eastAsiaTheme="majorEastAsia" w:hAnsi="Times New Roman" w:cs="Times New Roman"/>
            <w:sz w:val="24"/>
            <w:szCs w:val="24"/>
          </w:rPr>
          <w:t xml:space="preserve"> stored in </w:t>
        </w:r>
      </w:ins>
      <w:ins w:id="1321" w:author="Engr.Azaz" w:date="2020-11-07T21:57:00Z">
        <w:r w:rsidR="0059186F">
          <w:rPr>
            <w:rFonts w:ascii="Times New Roman" w:eastAsiaTheme="majorEastAsia" w:hAnsi="Times New Roman" w:cs="Times New Roman"/>
            <w:sz w:val="24"/>
            <w:szCs w:val="24"/>
          </w:rPr>
          <w:t xml:space="preserve">a </w:t>
        </w:r>
      </w:ins>
      <w:ins w:id="1322" w:author="Azaz Farooq" w:date="2020-11-07T00:06:00Z">
        <w:r w:rsidRPr="00D2409C">
          <w:rPr>
            <w:rFonts w:ascii="Times New Roman" w:eastAsiaTheme="majorEastAsia" w:hAnsi="Times New Roman" w:cs="Times New Roman"/>
            <w:sz w:val="24"/>
            <w:szCs w:val="24"/>
          </w:rPr>
          <w:t>tensor-like array of intensities over three color channels, (RGB) and one transparency channel (A).</w:t>
        </w:r>
      </w:ins>
      <w:ins w:id="1323" w:author="Azaz Farooq" w:date="2020-11-07T00:07:00Z">
        <w:r w:rsidR="00D46D92" w:rsidRPr="00D2409C">
          <w:rPr>
            <w:rFonts w:ascii="Times New Roman" w:hAnsi="Times New Roman" w:cs="Times New Roman"/>
            <w:sz w:val="24"/>
            <w:szCs w:val="24"/>
            <w:rPrChange w:id="1324" w:author="Azaz Farooq" w:date="2020-11-07T14:38:00Z">
              <w:rPr/>
            </w:rPrChange>
          </w:rPr>
          <w:t xml:space="preserve"> </w:t>
        </w:r>
      </w:ins>
      <w:ins w:id="1325" w:author="Azaz Farooq" w:date="2020-11-07T14:38:00Z">
        <w:r w:rsidR="00D80B38" w:rsidRPr="00D80B38">
          <w:rPr>
            <w:rFonts w:ascii="Times New Roman" w:hAnsi="Times New Roman" w:cs="Times New Roman"/>
            <w:sz w:val="24"/>
            <w:szCs w:val="24"/>
          </w:rPr>
          <w:t xml:space="preserve">Each channel list represents a pixel with three components of </w:t>
        </w:r>
        <w:r w:rsidR="00842CCF" w:rsidRPr="00D80B38">
          <w:rPr>
            <w:rFonts w:ascii="Times New Roman" w:hAnsi="Times New Roman" w:cs="Times New Roman"/>
            <w:sz w:val="24"/>
            <w:szCs w:val="24"/>
          </w:rPr>
          <w:t>color</w:t>
        </w:r>
        <w:r w:rsidR="00BF2AA0">
          <w:rPr>
            <w:rFonts w:ascii="Times New Roman" w:hAnsi="Times New Roman" w:cs="Times New Roman"/>
            <w:sz w:val="24"/>
            <w:szCs w:val="24"/>
          </w:rPr>
          <w:t>, stored in</w:t>
        </w:r>
        <w:r w:rsidR="00D80B38" w:rsidRPr="00D80B38">
          <w:rPr>
            <w:rFonts w:ascii="Times New Roman" w:hAnsi="Times New Roman" w:cs="Times New Roman"/>
            <w:sz w:val="24"/>
            <w:szCs w:val="24"/>
          </w:rPr>
          <w:t xml:space="preserve"> 8 bits</w:t>
        </w:r>
      </w:ins>
      <w:ins w:id="1326" w:author="Engr.Azaz" w:date="2020-11-07T23:29:00Z">
        <w:r w:rsidR="00513750">
          <w:rPr>
            <w:rFonts w:ascii="Times New Roman" w:hAnsi="Times New Roman" w:cs="Times New Roman"/>
            <w:sz w:val="24"/>
            <w:szCs w:val="24"/>
          </w:rPr>
          <w:t xml:space="preserve"> </w:t>
        </w:r>
        <w:r w:rsidR="00513750">
          <w:rPr>
            <w:rFonts w:ascii="Times New Roman" w:eastAsiaTheme="majorEastAsia" w:hAnsi="Times New Roman" w:cs="Times New Roman"/>
            <w:sz w:val="24"/>
            <w:szCs w:val="24"/>
          </w:rPr>
          <w:t xml:space="preserve">as </w:t>
        </w:r>
      </w:ins>
      <w:ins w:id="1327" w:author="Engr.Azaz" w:date="2020-11-08T03:49:00Z">
        <w:r w:rsidR="00415AFA">
          <w:rPr>
            <w:rFonts w:ascii="Times New Roman" w:eastAsiaTheme="majorEastAsia" w:hAnsi="Times New Roman" w:cs="Times New Roman"/>
            <w:sz w:val="24"/>
            <w:szCs w:val="24"/>
          </w:rPr>
          <w:t xml:space="preserve">the </w:t>
        </w:r>
      </w:ins>
      <w:ins w:id="1328" w:author="Engr.Azaz" w:date="2020-11-07T23:29:00Z">
        <w:r w:rsidR="00513750" w:rsidRPr="00A56B64">
          <w:rPr>
            <w:rFonts w:ascii="Times New Roman" w:hAnsi="Times New Roman" w:cs="Times New Roman"/>
            <w:sz w:val="24"/>
            <w:szCs w:val="24"/>
          </w:rPr>
          <w:t>Human eye purportedly can only see 8 bits of color</w:t>
        </w:r>
      </w:ins>
      <w:ins w:id="1329" w:author="Azaz Farooq" w:date="2020-11-07T14:38:00Z">
        <w:del w:id="1330" w:author="Engr.Azaz" w:date="2020-11-07T23:29:00Z">
          <w:r w:rsidR="00D80B38" w:rsidRPr="00D80B38" w:rsidDel="00513750">
            <w:rPr>
              <w:rFonts w:ascii="Times New Roman" w:hAnsi="Times New Roman" w:cs="Times New Roman"/>
              <w:sz w:val="24"/>
              <w:szCs w:val="24"/>
              <w:vertAlign w:val="superscript"/>
            </w:rPr>
            <w:footnoteReference w:id="8"/>
          </w:r>
        </w:del>
        <w:r w:rsidR="00D80B38" w:rsidRPr="00D80B38">
          <w:rPr>
            <w:rFonts w:ascii="Times New Roman" w:hAnsi="Times New Roman" w:cs="Times New Roman"/>
            <w:sz w:val="24"/>
            <w:szCs w:val="24"/>
          </w:rPr>
          <w:t>, ranging from 0 to 255</w:t>
        </w:r>
        <w:r w:rsidR="00D80B38">
          <w:rPr>
            <w:rFonts w:ascii="Times New Roman" w:hAnsi="Times New Roman" w:cs="Times New Roman"/>
            <w:sz w:val="24"/>
            <w:szCs w:val="24"/>
          </w:rPr>
          <w:t xml:space="preserve">. </w:t>
        </w:r>
      </w:ins>
      <w:ins w:id="1335" w:author="Azaz Farooq" w:date="2020-11-07T00:07:00Z">
        <w:r w:rsidR="008E65E2" w:rsidRPr="00D2409C">
          <w:rPr>
            <w:rFonts w:ascii="Times New Roman" w:hAnsi="Times New Roman" w:cs="Times New Roman"/>
            <w:sz w:val="24"/>
            <w:szCs w:val="24"/>
            <w:rPrChange w:id="1336" w:author="Azaz Farooq" w:date="2020-11-07T14:38:00Z">
              <w:rPr/>
            </w:rPrChange>
          </w:rPr>
          <w:t>T</w:t>
        </w:r>
        <w:r w:rsidR="00D46D92" w:rsidRPr="00D2409C">
          <w:rPr>
            <w:rFonts w:ascii="Times New Roman" w:eastAsiaTheme="majorEastAsia" w:hAnsi="Times New Roman" w:cs="Times New Roman"/>
            <w:sz w:val="24"/>
            <w:szCs w:val="24"/>
          </w:rPr>
          <w:t xml:space="preserve">o </w:t>
        </w:r>
      </w:ins>
      <w:ins w:id="1337" w:author="Azaz Farooq" w:date="2020-11-07T14:39:00Z">
        <w:r w:rsidR="00FB4816">
          <w:rPr>
            <w:rFonts w:ascii="Times New Roman" w:eastAsiaTheme="majorEastAsia" w:hAnsi="Times New Roman" w:cs="Times New Roman"/>
            <w:sz w:val="24"/>
            <w:szCs w:val="24"/>
          </w:rPr>
          <w:t>calculate</w:t>
        </w:r>
      </w:ins>
      <w:ins w:id="1338" w:author="Azaz Farooq" w:date="2020-11-07T00:07:00Z">
        <w:r w:rsidR="00D46D92" w:rsidRPr="00D2409C">
          <w:rPr>
            <w:rFonts w:ascii="Times New Roman" w:eastAsiaTheme="majorEastAsia" w:hAnsi="Times New Roman" w:cs="Times New Roman"/>
            <w:sz w:val="24"/>
            <w:szCs w:val="24"/>
          </w:rPr>
          <w:t xml:space="preserve"> the scalar cross</w:t>
        </w:r>
        <w:del w:id="1339" w:author="Engr.Azaz" w:date="2020-11-07T21:57:00Z">
          <w:r w:rsidR="00D46D92" w:rsidRPr="00D2409C" w:rsidDel="0059186F">
            <w:rPr>
              <w:rFonts w:ascii="Times New Roman" w:eastAsiaTheme="majorEastAsia" w:hAnsi="Times New Roman" w:cs="Times New Roman"/>
              <w:sz w:val="24"/>
              <w:szCs w:val="24"/>
            </w:rPr>
            <w:delText xml:space="preserve"> </w:delText>
          </w:r>
        </w:del>
      </w:ins>
      <w:ins w:id="1340" w:author="Engr.Azaz" w:date="2020-11-07T21:57:00Z">
        <w:r w:rsidR="0059186F">
          <w:rPr>
            <w:rFonts w:ascii="Times New Roman" w:eastAsiaTheme="majorEastAsia" w:hAnsi="Times New Roman" w:cs="Times New Roman"/>
            <w:sz w:val="24"/>
            <w:szCs w:val="24"/>
          </w:rPr>
          <w:t>-</w:t>
        </w:r>
      </w:ins>
      <w:ins w:id="1341" w:author="Azaz Farooq" w:date="2020-11-07T00:07:00Z">
        <w:r w:rsidR="00D46D92" w:rsidRPr="00D2409C">
          <w:rPr>
            <w:rFonts w:ascii="Times New Roman" w:eastAsiaTheme="majorEastAsia" w:hAnsi="Times New Roman" w:cs="Times New Roman"/>
            <w:sz w:val="24"/>
            <w:szCs w:val="24"/>
          </w:rPr>
          <w:t xml:space="preserve">correlation value, the images are converted into greyscale by </w:t>
        </w:r>
      </w:ins>
      <w:ins w:id="1342" w:author="Azaz Farooq" w:date="2020-11-07T14:39:00Z">
        <w:r w:rsidR="003C39C1">
          <w:rPr>
            <w:rFonts w:ascii="Times New Roman" w:eastAsiaTheme="majorEastAsia" w:hAnsi="Times New Roman" w:cs="Times New Roman"/>
            <w:sz w:val="24"/>
            <w:szCs w:val="24"/>
          </w:rPr>
          <w:t>locating</w:t>
        </w:r>
      </w:ins>
      <w:ins w:id="1343" w:author="Azaz Farooq" w:date="2020-11-07T00:07:00Z">
        <w:r w:rsidR="00D46D92" w:rsidRPr="00D2409C">
          <w:rPr>
            <w:rFonts w:ascii="Times New Roman" w:eastAsiaTheme="majorEastAsia" w:hAnsi="Times New Roman" w:cs="Times New Roman"/>
            <w:sz w:val="24"/>
            <w:szCs w:val="24"/>
          </w:rPr>
          <w:t xml:space="preserve"> the </w:t>
        </w:r>
      </w:ins>
      <w:ins w:id="1344" w:author="Azaz Farooq" w:date="2020-11-07T14:40:00Z">
        <w:r w:rsidR="00AD2988">
          <w:rPr>
            <w:rFonts w:ascii="Times New Roman" w:eastAsiaTheme="majorEastAsia" w:hAnsi="Times New Roman" w:cs="Times New Roman"/>
            <w:sz w:val="24"/>
            <w:szCs w:val="24"/>
          </w:rPr>
          <w:t>correlative</w:t>
        </w:r>
      </w:ins>
      <w:ins w:id="1345" w:author="Azaz Farooq" w:date="2020-11-07T00:07:00Z">
        <w:r w:rsidR="00D46D92" w:rsidRPr="00D2409C">
          <w:rPr>
            <w:rFonts w:ascii="Times New Roman" w:eastAsiaTheme="majorEastAsia" w:hAnsi="Times New Roman" w:cs="Times New Roman"/>
            <w:sz w:val="24"/>
            <w:szCs w:val="24"/>
          </w:rPr>
          <w:t xml:space="preserve"> intensity of grey from a color table</w:t>
        </w:r>
      </w:ins>
      <w:ins w:id="1346" w:author="Azaz Farooq" w:date="2020-11-07T14:40:00Z">
        <w:r w:rsidR="008F0188">
          <w:rPr>
            <w:rFonts w:ascii="Times New Roman" w:eastAsiaTheme="majorEastAsia" w:hAnsi="Times New Roman" w:cs="Times New Roman"/>
            <w:sz w:val="24"/>
            <w:szCs w:val="24"/>
          </w:rPr>
          <w:t xml:space="preserve"> </w:t>
        </w:r>
      </w:ins>
      <w:ins w:id="1347" w:author="Azaz Farooq" w:date="2020-11-07T00:07:00Z">
        <w:del w:id="1348" w:author="Engr.Azaz" w:date="2020-11-07T23:27:00Z">
          <w:r w:rsidR="00D46D92" w:rsidRPr="00D2409C" w:rsidDel="00B03331">
            <w:rPr>
              <w:rFonts w:ascii="Times New Roman" w:eastAsiaTheme="majorEastAsia" w:hAnsi="Times New Roman" w:cs="Times New Roman"/>
              <w:sz w:val="24"/>
              <w:szCs w:val="24"/>
            </w:rPr>
            <w:delText>(</w:delText>
          </w:r>
          <w:r w:rsidR="00D46D92" w:rsidRPr="008F0188" w:rsidDel="00B03331">
            <w:rPr>
              <w:rFonts w:ascii="Times New Roman" w:eastAsiaTheme="majorEastAsia" w:hAnsi="Times New Roman" w:cs="Times New Roman"/>
              <w:color w:val="FF0000"/>
              <w:sz w:val="24"/>
              <w:szCs w:val="24"/>
              <w:rPrChange w:id="1349" w:author="Azaz Farooq" w:date="2020-11-07T14:40:00Z">
                <w:rPr>
                  <w:rFonts w:ascii="Times New Roman" w:eastAsiaTheme="majorEastAsia" w:hAnsi="Times New Roman" w:cs="Times New Roman"/>
                  <w:sz w:val="24"/>
                  <w:szCs w:val="24"/>
                </w:rPr>
              </w:rPrChange>
            </w:rPr>
            <w:delText>reference</w:delText>
          </w:r>
          <w:r w:rsidR="00D46D92" w:rsidRPr="00D2409C" w:rsidDel="00B03331">
            <w:rPr>
              <w:rFonts w:ascii="Times New Roman" w:eastAsiaTheme="majorEastAsia" w:hAnsi="Times New Roman" w:cs="Times New Roman"/>
              <w:sz w:val="24"/>
              <w:szCs w:val="24"/>
            </w:rPr>
            <w:delText>)</w:delText>
          </w:r>
        </w:del>
        <w:r w:rsidR="00D46D92" w:rsidRPr="00D2409C">
          <w:rPr>
            <w:rFonts w:ascii="Times New Roman" w:eastAsiaTheme="majorEastAsia" w:hAnsi="Times New Roman" w:cs="Times New Roman"/>
            <w:sz w:val="24"/>
            <w:szCs w:val="24"/>
          </w:rPr>
          <w:t xml:space="preserve">. The functions </w:t>
        </w:r>
        <w:proofErr w:type="spellStart"/>
        <w:proofErr w:type="gramStart"/>
        <w:r w:rsidR="00D46D92" w:rsidRPr="00D2409C">
          <w:rPr>
            <w:rFonts w:ascii="Times New Roman" w:eastAsiaTheme="majorEastAsia" w:hAnsi="Times New Roman" w:cs="Times New Roman"/>
            <w:sz w:val="24"/>
            <w:szCs w:val="24"/>
          </w:rPr>
          <w:t>m</w:t>
        </w:r>
        <w:r w:rsidR="00D46D92" w:rsidRPr="00D2409C">
          <w:rPr>
            <w:rFonts w:ascii="Times New Roman" w:eastAsiaTheme="majorEastAsia" w:hAnsi="Times New Roman" w:cs="Times New Roman"/>
            <w:i/>
            <w:iCs/>
            <w:sz w:val="24"/>
            <w:szCs w:val="24"/>
          </w:rPr>
          <w:t>atplotlib.image</w:t>
        </w:r>
        <w:proofErr w:type="spellEnd"/>
        <w:proofErr w:type="gramEnd"/>
        <w:r w:rsidR="007F50CA">
          <w:rPr>
            <w:rFonts w:ascii="Times New Roman" w:eastAsiaTheme="majorEastAsia" w:hAnsi="Times New Roman" w:cs="Times New Roman"/>
            <w:sz w:val="24"/>
            <w:szCs w:val="24"/>
          </w:rPr>
          <w:t xml:space="preserve"> </w:t>
        </w:r>
        <w:r w:rsidR="00D46D92" w:rsidRPr="00D2409C">
          <w:rPr>
            <w:rFonts w:ascii="Times New Roman" w:eastAsiaTheme="majorEastAsia" w:hAnsi="Times New Roman" w:cs="Times New Roman"/>
            <w:sz w:val="24"/>
            <w:szCs w:val="24"/>
          </w:rPr>
          <w:t xml:space="preserve">and </w:t>
        </w:r>
        <w:proofErr w:type="spellStart"/>
        <w:r w:rsidR="00D46D92" w:rsidRPr="00D2409C">
          <w:rPr>
            <w:rFonts w:ascii="Times New Roman" w:eastAsiaTheme="majorEastAsia" w:hAnsi="Times New Roman" w:cs="Times New Roman"/>
            <w:sz w:val="24"/>
            <w:szCs w:val="24"/>
          </w:rPr>
          <w:t>con</w:t>
        </w:r>
      </w:ins>
      <w:ins w:id="1350" w:author="Azaz Farooq" w:date="2020-11-07T14:40:00Z">
        <w:r w:rsidR="00CC10A7">
          <w:rPr>
            <w:rFonts w:ascii="Times New Roman" w:eastAsiaTheme="majorEastAsia" w:hAnsi="Times New Roman" w:cs="Times New Roman"/>
            <w:sz w:val="24"/>
            <w:szCs w:val="24"/>
          </w:rPr>
          <w:t>v</w:t>
        </w:r>
      </w:ins>
      <w:ins w:id="1351" w:author="Azaz Farooq" w:date="2020-11-07T00:07:00Z">
        <w:r w:rsidR="00D46D92" w:rsidRPr="00D2409C">
          <w:rPr>
            <w:rFonts w:ascii="Times New Roman" w:eastAsiaTheme="majorEastAsia" w:hAnsi="Times New Roman" w:cs="Times New Roman"/>
            <w:sz w:val="24"/>
            <w:szCs w:val="24"/>
          </w:rPr>
          <w:t>ert_grey</w:t>
        </w:r>
        <w:proofErr w:type="spellEnd"/>
        <w:r w:rsidR="00D46D92" w:rsidRPr="00D2409C">
          <w:rPr>
            <w:rFonts w:ascii="Times New Roman" w:eastAsiaTheme="majorEastAsia" w:hAnsi="Times New Roman" w:cs="Times New Roman"/>
            <w:i/>
            <w:iCs/>
            <w:sz w:val="24"/>
            <w:szCs w:val="24"/>
          </w:rPr>
          <w:t>()</w:t>
        </w:r>
        <w:r w:rsidR="00D46D92" w:rsidRPr="00D2409C">
          <w:rPr>
            <w:rFonts w:ascii="Times New Roman" w:eastAsiaTheme="majorEastAsia" w:hAnsi="Times New Roman" w:cs="Times New Roman"/>
            <w:sz w:val="24"/>
            <w:szCs w:val="24"/>
          </w:rPr>
          <w:t xml:space="preserve"> rescale the UTF-8 data from each channel to float32 values between 0.0 and 1.0</w:t>
        </w:r>
      </w:ins>
      <w:ins w:id="1352" w:author="Engr.Azaz" w:date="2020-11-07T23:28:00Z">
        <w:r w:rsidR="00EB2B49">
          <w:rPr>
            <w:rFonts w:ascii="Times New Roman" w:eastAsiaTheme="majorEastAsia" w:hAnsi="Times New Roman" w:cs="Times New Roman"/>
            <w:sz w:val="24"/>
            <w:szCs w:val="24"/>
          </w:rPr>
          <w:t xml:space="preserve"> as </w:t>
        </w:r>
      </w:ins>
      <w:ins w:id="1353" w:author="Engr.Azaz" w:date="2020-11-08T03:48:00Z">
        <w:r w:rsidR="00415AFA">
          <w:rPr>
            <w:rFonts w:ascii="Times New Roman" w:eastAsiaTheme="majorEastAsia" w:hAnsi="Times New Roman" w:cs="Times New Roman"/>
            <w:sz w:val="24"/>
            <w:szCs w:val="24"/>
          </w:rPr>
          <w:t xml:space="preserve">the </w:t>
        </w:r>
      </w:ins>
      <w:ins w:id="1354" w:author="Engr.Azaz" w:date="2020-11-07T23:28:00Z">
        <w:r w:rsidR="00EB2B49" w:rsidRPr="00EB2B49">
          <w:rPr>
            <w:rFonts w:ascii="Times New Roman" w:hAnsi="Times New Roman" w:cs="Times New Roman"/>
            <w:sz w:val="24"/>
            <w:szCs w:val="24"/>
            <w:rPrChange w:id="1355" w:author="Engr.Azaz" w:date="2020-11-07T23:28:00Z">
              <w:rPr/>
            </w:rPrChange>
          </w:rPr>
          <w:t>Human eye purportedly can only see 8 bits of color</w:t>
        </w:r>
        <w:r w:rsidR="00EB2B49">
          <w:rPr>
            <w:rFonts w:ascii="Times New Roman" w:eastAsiaTheme="majorEastAsia" w:hAnsi="Times New Roman" w:cs="Times New Roman"/>
            <w:sz w:val="24"/>
            <w:szCs w:val="24"/>
          </w:rPr>
          <w:t>.</w:t>
        </w:r>
      </w:ins>
      <w:ins w:id="1356" w:author="Azaz Farooq" w:date="2020-11-07T00:07:00Z">
        <w:del w:id="1357" w:author="Engr.Azaz" w:date="2020-11-07T23:28:00Z">
          <w:r w:rsidR="00D46D92" w:rsidRPr="00D2409C" w:rsidDel="00EB2B49">
            <w:rPr>
              <w:rFonts w:ascii="Times New Roman" w:eastAsiaTheme="majorEastAsia" w:hAnsi="Times New Roman" w:cs="Times New Roman"/>
              <w:sz w:val="24"/>
              <w:szCs w:val="24"/>
            </w:rPr>
            <w:delText>.</w:delText>
          </w:r>
        </w:del>
      </w:ins>
      <w:ins w:id="1358" w:author="Azaz Farooq" w:date="2020-11-07T00:08:00Z">
        <w:del w:id="1359" w:author="Engr.Azaz" w:date="2020-11-07T23:28:00Z">
          <w:r w:rsidR="00D82BB7" w:rsidRPr="00D2409C" w:rsidDel="00EB2B49">
            <w:rPr>
              <w:rStyle w:val="FootnoteReference"/>
              <w:rFonts w:ascii="Times New Roman" w:eastAsiaTheme="majorEastAsia" w:hAnsi="Times New Roman" w:cs="Times New Roman"/>
              <w:sz w:val="24"/>
              <w:szCs w:val="24"/>
            </w:rPr>
            <w:footnoteReference w:id="9"/>
          </w:r>
          <w:r w:rsidR="0035434E" w:rsidRPr="00D2409C" w:rsidDel="00EB2B49">
            <w:rPr>
              <w:rFonts w:ascii="Times New Roman" w:eastAsiaTheme="majorEastAsia" w:hAnsi="Times New Roman" w:cs="Times New Roman"/>
              <w:sz w:val="24"/>
              <w:szCs w:val="24"/>
            </w:rPr>
            <w:delText xml:space="preserve"> </w:delText>
          </w:r>
        </w:del>
      </w:ins>
    </w:p>
    <w:p w14:paraId="6C827652" w14:textId="77777777" w:rsidR="00695D22" w:rsidRPr="00AA0E54" w:rsidRDefault="00695D22">
      <w:pPr>
        <w:spacing w:line="360" w:lineRule="auto"/>
        <w:ind w:left="720"/>
        <w:rPr>
          <w:ins w:id="1365" w:author="Azaz Farooq" w:date="2020-11-07T00:09:00Z"/>
          <w:rFonts w:ascii="Times New Roman" w:eastAsia="Calibri" w:hAnsi="Times New Roman" w:cs="Times New Roman"/>
          <w:bCs/>
          <w:rPrChange w:id="1366" w:author="Azaz Farooq" w:date="2020-11-07T19:58:00Z">
            <w:rPr>
              <w:ins w:id="1367" w:author="Azaz Farooq" w:date="2020-11-07T00:09:00Z"/>
              <w:rFonts w:ascii="Calibri" w:eastAsia="Calibri" w:hAnsi="Calibri" w:cs="Arial"/>
              <w:b/>
              <w:bCs/>
            </w:rPr>
          </w:rPrChange>
        </w:rPr>
        <w:pPrChange w:id="1368" w:author="Azaz Farooq" w:date="2020-11-07T19:58:00Z">
          <w:pPr/>
        </w:pPrChange>
      </w:pPr>
      <w:ins w:id="1369" w:author="Azaz Farooq" w:date="2020-11-07T00:09:00Z">
        <w:r w:rsidRPr="00AA0E54">
          <w:rPr>
            <w:rFonts w:ascii="Times New Roman" w:eastAsia="Calibri" w:hAnsi="Times New Roman" w:cs="Times New Roman"/>
            <w:bCs/>
            <w:lang w:val="en-AU"/>
            <w:rPrChange w:id="1370" w:author="Azaz Farooq" w:date="2020-11-07T19:58:00Z">
              <w:rPr>
                <w:rFonts w:ascii="Calibri" w:eastAsia="Calibri" w:hAnsi="Calibri" w:cs="Arial"/>
                <w:b/>
                <w:bCs/>
                <w:lang w:val="en-AU"/>
              </w:rPr>
            </w:rPrChange>
          </w:rPr>
          <w:t xml:space="preserve">Spatial - </w:t>
        </w:r>
        <w:r w:rsidRPr="00AA0E54">
          <w:rPr>
            <w:rFonts w:ascii="Times New Roman" w:eastAsia="Calibri" w:hAnsi="Times New Roman" w:cs="Times New Roman"/>
            <w:bCs/>
            <w:rPrChange w:id="1371" w:author="Azaz Farooq" w:date="2020-11-07T19:58:00Z">
              <w:rPr>
                <w:rFonts w:ascii="Calibri" w:eastAsia="Calibri" w:hAnsi="Calibri" w:cs="Arial"/>
                <w:b/>
                <w:bCs/>
              </w:rPr>
            </w:rPrChange>
          </w:rPr>
          <w:t>Analysis</w:t>
        </w:r>
      </w:ins>
    </w:p>
    <w:p w14:paraId="64021901" w14:textId="514C0978" w:rsidR="00161035" w:rsidRPr="00161035" w:rsidRDefault="00362F86">
      <w:pPr>
        <w:spacing w:line="360" w:lineRule="auto"/>
        <w:jc w:val="both"/>
        <w:rPr>
          <w:ins w:id="1372" w:author="Azaz Farooq" w:date="2020-11-07T14:43:00Z"/>
          <w:rFonts w:ascii="Times New Roman" w:eastAsiaTheme="majorEastAsia" w:hAnsi="Times New Roman" w:cs="Times New Roman"/>
          <w:sz w:val="24"/>
          <w:szCs w:val="24"/>
        </w:rPr>
        <w:pPrChange w:id="1373" w:author="Azaz Farooq" w:date="2020-11-07T18:08:00Z">
          <w:pPr>
            <w:spacing w:line="276" w:lineRule="auto"/>
            <w:jc w:val="both"/>
          </w:pPr>
        </w:pPrChange>
      </w:pPr>
      <w:ins w:id="1374" w:author="Azaz Farooq" w:date="2020-11-07T14:41:00Z">
        <w:r w:rsidRPr="00362F86">
          <w:rPr>
            <w:rFonts w:ascii="Times New Roman" w:eastAsiaTheme="majorEastAsia" w:hAnsi="Times New Roman" w:cs="Times New Roman"/>
            <w:sz w:val="24"/>
            <w:szCs w:val="24"/>
          </w:rPr>
          <w:t xml:space="preserve">The </w:t>
        </w:r>
        <w:r>
          <w:rPr>
            <w:rFonts w:ascii="Times New Roman" w:eastAsiaTheme="majorEastAsia" w:hAnsi="Times New Roman" w:cs="Times New Roman"/>
            <w:sz w:val="24"/>
            <w:szCs w:val="24"/>
          </w:rPr>
          <w:t>method</w:t>
        </w:r>
        <w:r w:rsidRPr="00362F86">
          <w:rPr>
            <w:rFonts w:ascii="Times New Roman" w:eastAsiaTheme="majorEastAsia" w:hAnsi="Times New Roman" w:cs="Times New Roman"/>
            <w:sz w:val="24"/>
            <w:szCs w:val="24"/>
          </w:rPr>
          <w:t xml:space="preserve"> to </w:t>
        </w:r>
        <w:r w:rsidR="00EA311B">
          <w:rPr>
            <w:rFonts w:ascii="Times New Roman" w:eastAsiaTheme="majorEastAsia" w:hAnsi="Times New Roman" w:cs="Times New Roman"/>
            <w:sz w:val="24"/>
            <w:szCs w:val="24"/>
          </w:rPr>
          <w:t>discover</w:t>
        </w:r>
        <w:r w:rsidRPr="00362F86">
          <w:rPr>
            <w:rFonts w:ascii="Times New Roman" w:eastAsiaTheme="majorEastAsia" w:hAnsi="Times New Roman" w:cs="Times New Roman"/>
            <w:sz w:val="24"/>
            <w:szCs w:val="24"/>
          </w:rPr>
          <w:t xml:space="preserve"> the </w:t>
        </w:r>
        <w:r w:rsidR="00AB6339">
          <w:rPr>
            <w:rFonts w:ascii="Times New Roman" w:eastAsiaTheme="majorEastAsia" w:hAnsi="Times New Roman" w:cs="Times New Roman"/>
            <w:sz w:val="24"/>
            <w:szCs w:val="24"/>
          </w:rPr>
          <w:t>position</w:t>
        </w:r>
        <w:r w:rsidRPr="00362F86">
          <w:rPr>
            <w:rFonts w:ascii="Times New Roman" w:eastAsiaTheme="majorEastAsia" w:hAnsi="Times New Roman" w:cs="Times New Roman"/>
            <w:sz w:val="24"/>
            <w:szCs w:val="24"/>
          </w:rPr>
          <w:t xml:space="preserve"> of a pattern image inside a larger target image can be </w:t>
        </w:r>
      </w:ins>
      <w:ins w:id="1375" w:author="Azaz Farooq" w:date="2020-11-07T14:42:00Z">
        <w:r w:rsidR="006A2E60">
          <w:rPr>
            <w:rFonts w:ascii="Times New Roman" w:eastAsiaTheme="majorEastAsia" w:hAnsi="Times New Roman" w:cs="Times New Roman"/>
            <w:sz w:val="24"/>
            <w:szCs w:val="24"/>
          </w:rPr>
          <w:t>performed</w:t>
        </w:r>
      </w:ins>
      <w:ins w:id="1376" w:author="Azaz Farooq" w:date="2020-11-07T14:41:00Z">
        <w:r w:rsidRPr="00362F86">
          <w:rPr>
            <w:rFonts w:ascii="Times New Roman" w:eastAsiaTheme="majorEastAsia" w:hAnsi="Times New Roman" w:cs="Times New Roman"/>
            <w:sz w:val="24"/>
            <w:szCs w:val="24"/>
          </w:rPr>
          <w:t xml:space="preserve"> by extending the method of the 1D spatial correlation.</w:t>
        </w:r>
      </w:ins>
      <w:ins w:id="1377" w:author="Azaz Farooq" w:date="2020-11-07T14:43:00Z">
        <w:r w:rsidR="00161035" w:rsidRPr="00161035">
          <w:t xml:space="preserve"> </w:t>
        </w:r>
        <w:r w:rsidR="00D64354">
          <w:rPr>
            <w:rFonts w:ascii="Times New Roman" w:eastAsiaTheme="majorEastAsia" w:hAnsi="Times New Roman" w:cs="Times New Roman"/>
            <w:sz w:val="24"/>
            <w:szCs w:val="24"/>
          </w:rPr>
          <w:t>In</w:t>
        </w:r>
        <w:r w:rsidR="00161035" w:rsidRPr="00161035">
          <w:rPr>
            <w:rFonts w:ascii="Times New Roman" w:eastAsiaTheme="majorEastAsia" w:hAnsi="Times New Roman" w:cs="Times New Roman"/>
            <w:sz w:val="24"/>
            <w:szCs w:val="24"/>
          </w:rPr>
          <w:t xml:space="preserve"> 1D spatial convolution, the template image is padded at either end of its coordinated axes with the length of the pattern -1. The cross</w:t>
        </w:r>
        <w:del w:id="1378" w:author="Engr.Azaz" w:date="2020-11-07T21:57:00Z">
          <w:r w:rsidR="00161035" w:rsidRPr="00161035" w:rsidDel="0059186F">
            <w:rPr>
              <w:rFonts w:ascii="Times New Roman" w:eastAsiaTheme="majorEastAsia" w:hAnsi="Times New Roman" w:cs="Times New Roman"/>
              <w:sz w:val="24"/>
              <w:szCs w:val="24"/>
            </w:rPr>
            <w:delText xml:space="preserve"> </w:delText>
          </w:r>
        </w:del>
      </w:ins>
      <w:ins w:id="1379" w:author="Engr.Azaz" w:date="2020-11-07T21:57:00Z">
        <w:r w:rsidR="0059186F">
          <w:rPr>
            <w:rFonts w:ascii="Times New Roman" w:eastAsiaTheme="majorEastAsia" w:hAnsi="Times New Roman" w:cs="Times New Roman"/>
            <w:sz w:val="24"/>
            <w:szCs w:val="24"/>
          </w:rPr>
          <w:t>-</w:t>
        </w:r>
      </w:ins>
      <w:ins w:id="1380" w:author="Azaz Farooq" w:date="2020-11-07T14:43:00Z">
        <w:r w:rsidR="00161035" w:rsidRPr="00161035">
          <w:rPr>
            <w:rFonts w:ascii="Times New Roman" w:eastAsiaTheme="majorEastAsia" w:hAnsi="Times New Roman" w:cs="Times New Roman"/>
            <w:sz w:val="24"/>
            <w:szCs w:val="24"/>
          </w:rPr>
          <w:t xml:space="preserve">correlation is then found by </w:t>
        </w:r>
        <w:r w:rsidR="00161035" w:rsidRPr="00161035">
          <w:rPr>
            <w:rFonts w:ascii="Times New Roman" w:eastAsiaTheme="majorEastAsia" w:hAnsi="Times New Roman" w:cs="Times New Roman"/>
            <w:i/>
            <w:iCs/>
            <w:sz w:val="24"/>
            <w:szCs w:val="24"/>
          </w:rPr>
          <w:t>n_corr2d</w:t>
        </w:r>
        <w:r w:rsidR="00161035" w:rsidRPr="00161035">
          <w:rPr>
            <w:rFonts w:ascii="Times New Roman" w:eastAsiaTheme="majorEastAsia" w:hAnsi="Times New Roman" w:cs="Times New Roman"/>
            <w:sz w:val="24"/>
            <w:szCs w:val="24"/>
          </w:rPr>
          <w:t xml:space="preserve"> by sliding the pattern across the padded template and finding the sum product of every instance of the </w:t>
        </w:r>
        <w:r w:rsidR="00B303DD">
          <w:rPr>
            <w:rFonts w:ascii="Times New Roman" w:eastAsiaTheme="majorEastAsia" w:hAnsi="Times New Roman" w:cs="Times New Roman"/>
            <w:sz w:val="24"/>
            <w:szCs w:val="24"/>
          </w:rPr>
          <w:t>co</w:t>
        </w:r>
      </w:ins>
      <w:ins w:id="1381" w:author="Engr.Azaz" w:date="2020-11-07T21:57:00Z">
        <w:r w:rsidR="0059186F">
          <w:rPr>
            <w:rFonts w:ascii="Times New Roman" w:eastAsiaTheme="majorEastAsia" w:hAnsi="Times New Roman" w:cs="Times New Roman"/>
            <w:sz w:val="24"/>
            <w:szCs w:val="24"/>
          </w:rPr>
          <w:t>n</w:t>
        </w:r>
      </w:ins>
      <w:ins w:id="1382" w:author="Azaz Farooq" w:date="2020-11-07T14:43:00Z">
        <w:r w:rsidR="00B303DD">
          <w:rPr>
            <w:rFonts w:ascii="Times New Roman" w:eastAsiaTheme="majorEastAsia" w:hAnsi="Times New Roman" w:cs="Times New Roman"/>
            <w:sz w:val="24"/>
            <w:szCs w:val="24"/>
          </w:rPr>
          <w:t>verged</w:t>
        </w:r>
        <w:r w:rsidR="00161035" w:rsidRPr="00161035">
          <w:rPr>
            <w:rFonts w:ascii="Times New Roman" w:eastAsiaTheme="majorEastAsia" w:hAnsi="Times New Roman" w:cs="Times New Roman"/>
            <w:sz w:val="24"/>
            <w:szCs w:val="24"/>
          </w:rPr>
          <w:t xml:space="preserve"> 2D arrays over the non-padded region of the template image. </w:t>
        </w:r>
      </w:ins>
    </w:p>
    <w:p w14:paraId="3F8626E3" w14:textId="365570DC" w:rsidR="00DB2D18" w:rsidRPr="00473019" w:rsidRDefault="00161035">
      <w:pPr>
        <w:spacing w:line="360" w:lineRule="auto"/>
        <w:jc w:val="both"/>
        <w:rPr>
          <w:ins w:id="1383" w:author="Azaz Farooq" w:date="2020-11-07T00:19:00Z"/>
          <w:rFonts w:ascii="Times New Roman" w:eastAsiaTheme="majorEastAsia" w:hAnsi="Times New Roman" w:cs="Times New Roman"/>
          <w:sz w:val="24"/>
          <w:szCs w:val="24"/>
          <w:rPrChange w:id="1384" w:author="Azaz Farooq" w:date="2020-11-07T14:44:00Z">
            <w:rPr>
              <w:ins w:id="1385" w:author="Azaz Farooq" w:date="2020-11-07T00:19:00Z"/>
              <w:rFonts w:ascii="Times New Roman" w:eastAsiaTheme="majorEastAsia" w:hAnsi="Times New Roman" w:cs="Times New Roman"/>
              <w:sz w:val="24"/>
              <w:szCs w:val="24"/>
              <w:lang w:val="en-AU"/>
            </w:rPr>
          </w:rPrChange>
        </w:rPr>
        <w:pPrChange w:id="1386" w:author="Azaz Farooq" w:date="2020-11-07T18:08:00Z">
          <w:pPr>
            <w:spacing w:line="276" w:lineRule="auto"/>
          </w:pPr>
        </w:pPrChange>
      </w:pPr>
      <w:ins w:id="1387" w:author="Azaz Farooq" w:date="2020-11-07T14:43:00Z">
        <w:r w:rsidRPr="00161035">
          <w:rPr>
            <w:rFonts w:ascii="Times New Roman" w:eastAsiaTheme="majorEastAsia" w:hAnsi="Times New Roman" w:cs="Times New Roman"/>
            <w:sz w:val="24"/>
            <w:szCs w:val="24"/>
            <w:lang w:val="en-AU"/>
          </w:rPr>
          <w:t xml:space="preserve">The </w:t>
        </w:r>
        <w:proofErr w:type="spellStart"/>
        <w:r w:rsidRPr="00161035">
          <w:rPr>
            <w:rFonts w:ascii="Times New Roman" w:eastAsiaTheme="majorEastAsia" w:hAnsi="Times New Roman" w:cs="Times New Roman"/>
            <w:i/>
            <w:iCs/>
            <w:sz w:val="24"/>
            <w:szCs w:val="24"/>
            <w:lang w:val="en-AU"/>
          </w:rPr>
          <w:t>find_offset</w:t>
        </w:r>
        <w:proofErr w:type="spellEnd"/>
        <w:r w:rsidRPr="00161035">
          <w:rPr>
            <w:rFonts w:ascii="Times New Roman" w:eastAsiaTheme="majorEastAsia" w:hAnsi="Times New Roman" w:cs="Times New Roman"/>
            <w:i/>
            <w:iCs/>
            <w:sz w:val="24"/>
            <w:szCs w:val="24"/>
            <w:lang w:val="en-AU"/>
          </w:rPr>
          <w:t xml:space="preserve"> </w:t>
        </w:r>
        <w:r w:rsidRPr="00161035">
          <w:rPr>
            <w:rFonts w:ascii="Times New Roman" w:eastAsiaTheme="majorEastAsia" w:hAnsi="Times New Roman" w:cs="Times New Roman"/>
            <w:sz w:val="24"/>
            <w:szCs w:val="24"/>
            <w:lang w:val="en-AU"/>
          </w:rPr>
          <w:t xml:space="preserve">function </w:t>
        </w:r>
        <w:r w:rsidR="00695D0B">
          <w:rPr>
            <w:rFonts w:ascii="Times New Roman" w:eastAsiaTheme="majorEastAsia" w:hAnsi="Times New Roman" w:cs="Times New Roman"/>
            <w:sz w:val="24"/>
            <w:szCs w:val="24"/>
            <w:lang w:val="en-AU"/>
          </w:rPr>
          <w:t>will then return the coordinates</w:t>
        </w:r>
        <w:r w:rsidRPr="00161035">
          <w:rPr>
            <w:rFonts w:ascii="Times New Roman" w:eastAsiaTheme="majorEastAsia" w:hAnsi="Times New Roman" w:cs="Times New Roman"/>
            <w:sz w:val="24"/>
            <w:szCs w:val="24"/>
            <w:lang w:val="en-AU"/>
          </w:rPr>
          <w:t xml:space="preserve"> which correspond</w:t>
        </w:r>
        <w:del w:id="1388" w:author="Engr.Azaz" w:date="2020-11-07T21:57:00Z">
          <w:r w:rsidRPr="00161035" w:rsidDel="0059186F">
            <w:rPr>
              <w:rFonts w:ascii="Times New Roman" w:eastAsiaTheme="majorEastAsia" w:hAnsi="Times New Roman" w:cs="Times New Roman"/>
              <w:sz w:val="24"/>
              <w:szCs w:val="24"/>
              <w:lang w:val="en-AU"/>
            </w:rPr>
            <w:delText>s</w:delText>
          </w:r>
        </w:del>
        <w:r w:rsidRPr="00161035">
          <w:rPr>
            <w:rFonts w:ascii="Times New Roman" w:eastAsiaTheme="majorEastAsia" w:hAnsi="Times New Roman" w:cs="Times New Roman"/>
            <w:sz w:val="24"/>
            <w:szCs w:val="24"/>
            <w:lang w:val="en-AU"/>
          </w:rPr>
          <w:t xml:space="preserve"> to the largest correlation value given by the position of the top left corner of the pattern image array. The pattern image is found within the template image with </w:t>
        </w:r>
      </w:ins>
      <w:ins w:id="1389" w:author="Engr.Azaz" w:date="2020-11-07T21:57:00Z">
        <w:r w:rsidR="0059186F">
          <w:rPr>
            <w:rFonts w:ascii="Times New Roman" w:eastAsiaTheme="majorEastAsia" w:hAnsi="Times New Roman" w:cs="Times New Roman"/>
            <w:sz w:val="24"/>
            <w:szCs w:val="24"/>
            <w:lang w:val="en-AU"/>
          </w:rPr>
          <w:t xml:space="preserve">the </w:t>
        </w:r>
      </w:ins>
      <w:ins w:id="1390" w:author="Azaz Farooq" w:date="2020-11-07T14:43:00Z">
        <w:r w:rsidRPr="00161035">
          <w:rPr>
            <w:rFonts w:ascii="Times New Roman" w:eastAsiaTheme="majorEastAsia" w:hAnsi="Times New Roman" w:cs="Times New Roman"/>
            <w:sz w:val="24"/>
            <w:szCs w:val="24"/>
            <w:lang w:val="en-AU"/>
          </w:rPr>
          <w:t>top left corner coordinate of (</w:t>
        </w:r>
        <w:proofErr w:type="spellStart"/>
        <w:proofErr w:type="gramStart"/>
        <w:r w:rsidRPr="00161035">
          <w:rPr>
            <w:rFonts w:ascii="Times New Roman" w:eastAsiaTheme="majorEastAsia" w:hAnsi="Times New Roman" w:cs="Times New Roman"/>
            <w:sz w:val="24"/>
            <w:szCs w:val="24"/>
            <w:lang w:val="en-AU"/>
          </w:rPr>
          <w:t>x,y</w:t>
        </w:r>
        <w:proofErr w:type="spellEnd"/>
        <w:proofErr w:type="gramEnd"/>
        <w:r w:rsidRPr="00161035">
          <w:rPr>
            <w:rFonts w:ascii="Times New Roman" w:eastAsiaTheme="majorEastAsia" w:hAnsi="Times New Roman" w:cs="Times New Roman"/>
            <w:sz w:val="24"/>
            <w:szCs w:val="24"/>
            <w:lang w:val="en-AU"/>
          </w:rPr>
          <w:t xml:space="preserve">) = (529,983). </w:t>
        </w:r>
      </w:ins>
    </w:p>
    <w:p w14:paraId="188E9F0B" w14:textId="77777777" w:rsidR="005B6CF4" w:rsidRPr="00A3797B" w:rsidRDefault="005B6CF4">
      <w:pPr>
        <w:spacing w:line="360" w:lineRule="auto"/>
        <w:ind w:left="720"/>
        <w:rPr>
          <w:ins w:id="1391" w:author="Azaz Farooq" w:date="2020-11-07T00:19:00Z"/>
          <w:rFonts w:ascii="Times New Roman" w:hAnsi="Times New Roman" w:cs="Times New Roman"/>
          <w:bCs/>
          <w:rPrChange w:id="1392" w:author="Azaz Farooq" w:date="2020-11-07T19:58:00Z">
            <w:rPr>
              <w:ins w:id="1393" w:author="Azaz Farooq" w:date="2020-11-07T00:19:00Z"/>
              <w:b/>
              <w:bCs/>
            </w:rPr>
          </w:rPrChange>
        </w:rPr>
        <w:pPrChange w:id="1394" w:author="Azaz Farooq" w:date="2020-11-07T19:58:00Z">
          <w:pPr/>
        </w:pPrChange>
      </w:pPr>
      <w:ins w:id="1395" w:author="Azaz Farooq" w:date="2020-11-07T00:19:00Z">
        <w:r w:rsidRPr="00A3797B">
          <w:rPr>
            <w:rFonts w:ascii="Times New Roman" w:hAnsi="Times New Roman" w:cs="Times New Roman"/>
            <w:bCs/>
            <w:rPrChange w:id="1396" w:author="Azaz Farooq" w:date="2020-11-07T19:58:00Z">
              <w:rPr>
                <w:b/>
                <w:bCs/>
              </w:rPr>
            </w:rPrChange>
          </w:rPr>
          <w:t>Spectrum - Analysis</w:t>
        </w:r>
      </w:ins>
    </w:p>
    <w:p w14:paraId="327834E6" w14:textId="17422588" w:rsidR="001128EE" w:rsidRDefault="00661152">
      <w:pPr>
        <w:spacing w:after="0" w:line="360" w:lineRule="auto"/>
        <w:jc w:val="both"/>
        <w:rPr>
          <w:ins w:id="1397" w:author="Azaz Farooq" w:date="2020-11-07T14:49:00Z"/>
          <w:rFonts w:ascii="Times New Roman" w:eastAsiaTheme="majorEastAsia" w:hAnsi="Times New Roman" w:cs="Times New Roman"/>
          <w:sz w:val="24"/>
          <w:szCs w:val="24"/>
          <w:lang w:val="en-AU"/>
        </w:rPr>
        <w:pPrChange w:id="1398" w:author="Azaz Farooq" w:date="2020-11-07T18:08:00Z">
          <w:pPr>
            <w:spacing w:line="276" w:lineRule="auto"/>
          </w:pPr>
        </w:pPrChange>
      </w:pPr>
      <w:ins w:id="1399" w:author="Azaz Farooq" w:date="2020-11-07T14:46:00Z">
        <w:r>
          <w:rPr>
            <w:rFonts w:ascii="Times New Roman" w:eastAsiaTheme="majorEastAsia" w:hAnsi="Times New Roman" w:cs="Times New Roman"/>
            <w:sz w:val="24"/>
            <w:szCs w:val="24"/>
            <w:lang w:val="en-AU"/>
          </w:rPr>
          <w:lastRenderedPageBreak/>
          <w:t>In this</w:t>
        </w:r>
      </w:ins>
      <w:ins w:id="1400" w:author="Azaz Farooq" w:date="2020-11-07T00:26:00Z">
        <w:r w:rsidR="00BC6BA7" w:rsidRPr="00BC6BA7">
          <w:rPr>
            <w:rFonts w:ascii="Times New Roman" w:eastAsiaTheme="majorEastAsia" w:hAnsi="Times New Roman" w:cs="Times New Roman"/>
            <w:sz w:val="24"/>
            <w:szCs w:val="24"/>
            <w:lang w:val="en-AU"/>
          </w:rPr>
          <w:t xml:space="preserve"> simple cross</w:t>
        </w:r>
        <w:del w:id="1401" w:author="Engr.Azaz" w:date="2020-11-07T21:57:00Z">
          <w:r w:rsidR="00BC6BA7" w:rsidRPr="00BC6BA7" w:rsidDel="0059186F">
            <w:rPr>
              <w:rFonts w:ascii="Times New Roman" w:eastAsiaTheme="majorEastAsia" w:hAnsi="Times New Roman" w:cs="Times New Roman"/>
              <w:sz w:val="24"/>
              <w:szCs w:val="24"/>
              <w:lang w:val="en-AU"/>
            </w:rPr>
            <w:delText xml:space="preserve"> </w:delText>
          </w:r>
        </w:del>
      </w:ins>
      <w:ins w:id="1402" w:author="Engr.Azaz" w:date="2020-11-07T21:57:00Z">
        <w:r w:rsidR="0059186F">
          <w:rPr>
            <w:rFonts w:ascii="Times New Roman" w:eastAsiaTheme="majorEastAsia" w:hAnsi="Times New Roman" w:cs="Times New Roman"/>
            <w:sz w:val="24"/>
            <w:szCs w:val="24"/>
            <w:lang w:val="en-AU"/>
          </w:rPr>
          <w:t>-</w:t>
        </w:r>
      </w:ins>
      <w:ins w:id="1403" w:author="Azaz Farooq" w:date="2020-11-07T00:26:00Z">
        <w:r w:rsidR="00BC6BA7" w:rsidRPr="00BC6BA7">
          <w:rPr>
            <w:rFonts w:ascii="Times New Roman" w:eastAsiaTheme="majorEastAsia" w:hAnsi="Times New Roman" w:cs="Times New Roman"/>
            <w:sz w:val="24"/>
            <w:szCs w:val="24"/>
            <w:lang w:val="en-AU"/>
          </w:rPr>
          <w:t>correlation, the Fourier transform procedure is as follows. The images are read and converted into greyscale as in the spatial cross</w:t>
        </w:r>
        <w:del w:id="1404" w:author="Engr.Azaz" w:date="2020-11-07T21:57:00Z">
          <w:r w:rsidR="00BC6BA7" w:rsidRPr="00BC6BA7" w:rsidDel="0059186F">
            <w:rPr>
              <w:rFonts w:ascii="Times New Roman" w:eastAsiaTheme="majorEastAsia" w:hAnsi="Times New Roman" w:cs="Times New Roman"/>
              <w:sz w:val="24"/>
              <w:szCs w:val="24"/>
              <w:lang w:val="en-AU"/>
            </w:rPr>
            <w:delText xml:space="preserve"> </w:delText>
          </w:r>
        </w:del>
      </w:ins>
      <w:ins w:id="1405" w:author="Engr.Azaz" w:date="2020-11-07T21:57:00Z">
        <w:r w:rsidR="0059186F">
          <w:rPr>
            <w:rFonts w:ascii="Times New Roman" w:eastAsiaTheme="majorEastAsia" w:hAnsi="Times New Roman" w:cs="Times New Roman"/>
            <w:sz w:val="24"/>
            <w:szCs w:val="24"/>
            <w:lang w:val="en-AU"/>
          </w:rPr>
          <w:t>-</w:t>
        </w:r>
      </w:ins>
      <w:ins w:id="1406" w:author="Azaz Farooq" w:date="2020-11-07T00:26:00Z">
        <w:r w:rsidR="00BC6BA7" w:rsidRPr="00BC6BA7">
          <w:rPr>
            <w:rFonts w:ascii="Times New Roman" w:eastAsiaTheme="majorEastAsia" w:hAnsi="Times New Roman" w:cs="Times New Roman"/>
            <w:sz w:val="24"/>
            <w:szCs w:val="24"/>
            <w:lang w:val="en-AU"/>
          </w:rPr>
          <w:t xml:space="preserve">correlation script. Within </w:t>
        </w:r>
        <w:r w:rsidR="00BC6BA7" w:rsidRPr="00BC6BA7">
          <w:rPr>
            <w:rFonts w:ascii="Times New Roman" w:eastAsiaTheme="majorEastAsia" w:hAnsi="Times New Roman" w:cs="Times New Roman"/>
            <w:i/>
            <w:iCs/>
            <w:sz w:val="24"/>
            <w:szCs w:val="24"/>
            <w:lang w:val="en-AU"/>
          </w:rPr>
          <w:t xml:space="preserve">ccr_2d </w:t>
        </w:r>
        <w:r w:rsidR="00BC6BA7" w:rsidRPr="00BC6BA7">
          <w:rPr>
            <w:rFonts w:ascii="Times New Roman" w:eastAsiaTheme="majorEastAsia" w:hAnsi="Times New Roman" w:cs="Times New Roman"/>
            <w:sz w:val="24"/>
            <w:szCs w:val="24"/>
            <w:lang w:val="en-AU"/>
          </w:rPr>
          <w:t xml:space="preserve">the smaller pattern image is padded with zeros at the bottom and right sides to reshape it to the size of the larger template image. The FFT is then applied to both images, along </w:t>
        </w:r>
      </w:ins>
      <w:ins w:id="1407" w:author="Azaz Farooq" w:date="2020-11-07T14:47:00Z">
        <w:r w:rsidR="009B2CD4">
          <w:rPr>
            <w:rFonts w:ascii="Times New Roman" w:eastAsiaTheme="majorEastAsia" w:hAnsi="Times New Roman" w:cs="Times New Roman"/>
            <w:sz w:val="24"/>
            <w:szCs w:val="24"/>
            <w:lang w:val="en-AU"/>
          </w:rPr>
          <w:t xml:space="preserve">with </w:t>
        </w:r>
      </w:ins>
      <w:ins w:id="1408" w:author="Azaz Farooq" w:date="2020-11-07T00:26:00Z">
        <w:r w:rsidR="009B2CD4">
          <w:rPr>
            <w:rFonts w:ascii="Times New Roman" w:eastAsiaTheme="majorEastAsia" w:hAnsi="Times New Roman" w:cs="Times New Roman"/>
            <w:sz w:val="24"/>
            <w:szCs w:val="24"/>
            <w:lang w:val="en-AU"/>
          </w:rPr>
          <w:t>rows and</w:t>
        </w:r>
        <w:r w:rsidR="00BC6BA7" w:rsidRPr="00BC6BA7">
          <w:rPr>
            <w:rFonts w:ascii="Times New Roman" w:eastAsiaTheme="majorEastAsia" w:hAnsi="Times New Roman" w:cs="Times New Roman"/>
            <w:sz w:val="24"/>
            <w:szCs w:val="24"/>
            <w:lang w:val="en-AU"/>
          </w:rPr>
          <w:t xml:space="preserve"> columns</w:t>
        </w:r>
      </w:ins>
      <w:ins w:id="1409" w:author="Azaz Farooq" w:date="2020-11-07T14:48:00Z">
        <w:r w:rsidR="0048534B">
          <w:rPr>
            <w:rFonts w:ascii="Times New Roman" w:eastAsiaTheme="majorEastAsia" w:hAnsi="Times New Roman" w:cs="Times New Roman"/>
            <w:sz w:val="24"/>
            <w:szCs w:val="24"/>
            <w:lang w:val="en-AU"/>
          </w:rPr>
          <w:t>.</w:t>
        </w:r>
      </w:ins>
      <w:ins w:id="1410" w:author="Azaz Farooq" w:date="2020-11-07T00:26:00Z">
        <w:r w:rsidR="0047137F">
          <w:rPr>
            <w:rFonts w:ascii="Times New Roman" w:eastAsiaTheme="majorEastAsia" w:hAnsi="Times New Roman" w:cs="Times New Roman"/>
            <w:sz w:val="24"/>
            <w:szCs w:val="24"/>
            <w:lang w:val="en-AU"/>
          </w:rPr>
          <w:t xml:space="preserve"> I</w:t>
        </w:r>
        <w:r w:rsidR="00C3572E">
          <w:rPr>
            <w:rFonts w:ascii="Times New Roman" w:eastAsiaTheme="majorEastAsia" w:hAnsi="Times New Roman" w:cs="Times New Roman"/>
            <w:sz w:val="24"/>
            <w:szCs w:val="24"/>
            <w:lang w:val="en-AU"/>
          </w:rPr>
          <w:t>n this way</w:t>
        </w:r>
      </w:ins>
      <w:ins w:id="1411" w:author="Azaz Farooq" w:date="2020-11-07T14:48:00Z">
        <w:r w:rsidR="00C3572E">
          <w:rPr>
            <w:rFonts w:ascii="Times New Roman" w:eastAsiaTheme="majorEastAsia" w:hAnsi="Times New Roman" w:cs="Times New Roman"/>
            <w:sz w:val="24"/>
            <w:szCs w:val="24"/>
            <w:lang w:val="en-AU"/>
          </w:rPr>
          <w:t>,</w:t>
        </w:r>
      </w:ins>
      <w:ins w:id="1412" w:author="Azaz Farooq" w:date="2020-11-07T00:26:00Z">
        <w:r w:rsidR="00C3572E">
          <w:rPr>
            <w:rFonts w:ascii="Times New Roman" w:eastAsiaTheme="majorEastAsia" w:hAnsi="Times New Roman" w:cs="Times New Roman"/>
            <w:sz w:val="24"/>
            <w:szCs w:val="24"/>
            <w:lang w:val="en-AU"/>
          </w:rPr>
          <w:t xml:space="preserve"> the</w:t>
        </w:r>
        <w:r w:rsidR="00BC6BA7" w:rsidRPr="00BC6BA7">
          <w:rPr>
            <w:rFonts w:ascii="Times New Roman" w:eastAsiaTheme="majorEastAsia" w:hAnsi="Times New Roman" w:cs="Times New Roman"/>
            <w:sz w:val="24"/>
            <w:szCs w:val="24"/>
            <w:lang w:val="en-AU"/>
          </w:rPr>
          <w:t xml:space="preserve"> information about the </w:t>
        </w:r>
        <w:proofErr w:type="spellStart"/>
        <w:r w:rsidR="00BC6BA7" w:rsidRPr="00BC6BA7">
          <w:rPr>
            <w:rFonts w:ascii="Times New Roman" w:eastAsiaTheme="majorEastAsia" w:hAnsi="Times New Roman" w:cs="Times New Roman"/>
            <w:sz w:val="24"/>
            <w:szCs w:val="24"/>
            <w:lang w:val="en-AU"/>
          </w:rPr>
          <w:t>neighbo</w:t>
        </w:r>
        <w:del w:id="1413" w:author="Engr.Azaz" w:date="2020-11-07T21:57:00Z">
          <w:r w:rsidR="00BC6BA7" w:rsidRPr="00BC6BA7" w:rsidDel="0059186F">
            <w:rPr>
              <w:rFonts w:ascii="Times New Roman" w:eastAsiaTheme="majorEastAsia" w:hAnsi="Times New Roman" w:cs="Times New Roman"/>
              <w:sz w:val="24"/>
              <w:szCs w:val="24"/>
              <w:lang w:val="en-AU"/>
            </w:rPr>
            <w:delText>u</w:delText>
          </w:r>
        </w:del>
        <w:r w:rsidR="00BC6BA7" w:rsidRPr="00BC6BA7">
          <w:rPr>
            <w:rFonts w:ascii="Times New Roman" w:eastAsiaTheme="majorEastAsia" w:hAnsi="Times New Roman" w:cs="Times New Roman"/>
            <w:sz w:val="24"/>
            <w:szCs w:val="24"/>
            <w:lang w:val="en-AU"/>
          </w:rPr>
          <w:t>r</w:t>
        </w:r>
        <w:proofErr w:type="spellEnd"/>
        <w:r w:rsidR="00BC6BA7" w:rsidRPr="00BC6BA7">
          <w:rPr>
            <w:rFonts w:ascii="Times New Roman" w:eastAsiaTheme="majorEastAsia" w:hAnsi="Times New Roman" w:cs="Times New Roman"/>
            <w:sz w:val="24"/>
            <w:szCs w:val="24"/>
            <w:lang w:val="en-AU"/>
          </w:rPr>
          <w:t xml:space="preserve"> elements as well as the frequency</w:t>
        </w:r>
      </w:ins>
      <w:ins w:id="1414" w:author="Azaz Farooq" w:date="2020-11-07T14:48:00Z">
        <w:r w:rsidR="008675B4">
          <w:rPr>
            <w:rFonts w:ascii="Times New Roman" w:eastAsiaTheme="majorEastAsia" w:hAnsi="Times New Roman" w:cs="Times New Roman"/>
            <w:sz w:val="24"/>
            <w:szCs w:val="24"/>
            <w:lang w:val="en-AU"/>
          </w:rPr>
          <w:t xml:space="preserve"> </w:t>
        </w:r>
        <w:del w:id="1415" w:author="Engr.Azaz" w:date="2020-11-07T21:58:00Z">
          <w:r w:rsidR="008675B4" w:rsidDel="0059186F">
            <w:rPr>
              <w:rFonts w:ascii="Times New Roman" w:eastAsiaTheme="majorEastAsia" w:hAnsi="Times New Roman" w:cs="Times New Roman"/>
              <w:sz w:val="24"/>
              <w:szCs w:val="24"/>
              <w:lang w:val="en-AU"/>
            </w:rPr>
            <w:delText>are</w:delText>
          </w:r>
        </w:del>
      </w:ins>
      <w:ins w:id="1416" w:author="Engr.Azaz" w:date="2020-11-07T21:58:00Z">
        <w:r w:rsidR="0059186F">
          <w:rPr>
            <w:rFonts w:ascii="Times New Roman" w:eastAsiaTheme="majorEastAsia" w:hAnsi="Times New Roman" w:cs="Times New Roman"/>
            <w:sz w:val="24"/>
            <w:szCs w:val="24"/>
            <w:lang w:val="en-AU"/>
          </w:rPr>
          <w:t>is</w:t>
        </w:r>
      </w:ins>
      <w:ins w:id="1417" w:author="Azaz Farooq" w:date="2020-11-07T14:48:00Z">
        <w:r w:rsidR="008675B4">
          <w:rPr>
            <w:rFonts w:ascii="Times New Roman" w:eastAsiaTheme="majorEastAsia" w:hAnsi="Times New Roman" w:cs="Times New Roman"/>
            <w:sz w:val="24"/>
            <w:szCs w:val="24"/>
            <w:lang w:val="en-AU"/>
          </w:rPr>
          <w:t xml:space="preserve"> transformed twice</w:t>
        </w:r>
      </w:ins>
      <w:ins w:id="1418" w:author="Azaz Farooq" w:date="2020-11-07T00:26:00Z">
        <w:r w:rsidR="00BC6BA7" w:rsidRPr="00BC6BA7">
          <w:rPr>
            <w:rFonts w:ascii="Times New Roman" w:eastAsiaTheme="majorEastAsia" w:hAnsi="Times New Roman" w:cs="Times New Roman"/>
            <w:sz w:val="24"/>
            <w:szCs w:val="24"/>
            <w:lang w:val="en-AU"/>
          </w:rPr>
          <w:t>. Thus, a full spatial description in the 2D array of the image is found for any given channel. The phase information is removed by taking the complex conjugate of one of the transformed matrices before evaluating their product.</w:t>
        </w:r>
      </w:ins>
    </w:p>
    <w:p w14:paraId="48923578" w14:textId="0986AAA3" w:rsidR="006217A7" w:rsidRDefault="00BC6BA7">
      <w:pPr>
        <w:spacing w:line="360" w:lineRule="auto"/>
        <w:jc w:val="both"/>
        <w:rPr>
          <w:ins w:id="1419" w:author="Azaz Farooq" w:date="2020-11-07T14:51:00Z"/>
          <w:rFonts w:ascii="Times New Roman" w:eastAsiaTheme="majorEastAsia" w:hAnsi="Times New Roman" w:cs="Times New Roman"/>
          <w:sz w:val="24"/>
          <w:szCs w:val="24"/>
          <w:lang w:val="en-AU"/>
        </w:rPr>
        <w:pPrChange w:id="1420" w:author="Azaz Farooq" w:date="2020-11-07T18:08:00Z">
          <w:pPr>
            <w:spacing w:line="276" w:lineRule="auto"/>
          </w:pPr>
        </w:pPrChange>
      </w:pPr>
      <w:ins w:id="1421" w:author="Azaz Farooq" w:date="2020-11-07T00:26:00Z">
        <w:r w:rsidRPr="00BC6BA7">
          <w:rPr>
            <w:rFonts w:ascii="Times New Roman" w:eastAsiaTheme="majorEastAsia" w:hAnsi="Times New Roman" w:cs="Times New Roman"/>
            <w:sz w:val="24"/>
            <w:szCs w:val="24"/>
            <w:lang w:val="en-AU"/>
          </w:rPr>
          <w:t xml:space="preserve"> The transformed arrays are multiplied </w:t>
        </w:r>
        <w:r w:rsidR="00554FFE" w:rsidRPr="00BC6BA7">
          <w:rPr>
            <w:rFonts w:ascii="Times New Roman" w:eastAsiaTheme="majorEastAsia" w:hAnsi="Times New Roman" w:cs="Times New Roman"/>
            <w:sz w:val="24"/>
            <w:szCs w:val="24"/>
            <w:lang w:val="en-AU"/>
          </w:rPr>
          <w:t>element</w:t>
        </w:r>
        <w:del w:id="1422" w:author="Engr.Azaz" w:date="2020-11-07T21:58:00Z">
          <w:r w:rsidR="00554FFE" w:rsidRPr="00BC6BA7" w:rsidDel="0059186F">
            <w:rPr>
              <w:rFonts w:ascii="Times New Roman" w:eastAsiaTheme="majorEastAsia" w:hAnsi="Times New Roman" w:cs="Times New Roman"/>
              <w:sz w:val="24"/>
              <w:szCs w:val="24"/>
              <w:lang w:val="en-AU"/>
            </w:rPr>
            <w:delText xml:space="preserve"> </w:delText>
          </w:r>
        </w:del>
      </w:ins>
      <w:ins w:id="1423" w:author="Engr.Azaz" w:date="2020-11-07T21:58:00Z">
        <w:r w:rsidR="0059186F">
          <w:rPr>
            <w:rFonts w:ascii="Times New Roman" w:eastAsiaTheme="majorEastAsia" w:hAnsi="Times New Roman" w:cs="Times New Roman"/>
            <w:sz w:val="24"/>
            <w:szCs w:val="24"/>
            <w:lang w:val="en-AU"/>
          </w:rPr>
          <w:t>-</w:t>
        </w:r>
      </w:ins>
      <w:ins w:id="1424" w:author="Azaz Farooq" w:date="2020-11-07T00:26:00Z">
        <w:r w:rsidR="00554FFE" w:rsidRPr="00BC6BA7">
          <w:rPr>
            <w:rFonts w:ascii="Times New Roman" w:eastAsiaTheme="majorEastAsia" w:hAnsi="Times New Roman" w:cs="Times New Roman"/>
            <w:sz w:val="24"/>
            <w:szCs w:val="24"/>
            <w:lang w:val="en-AU"/>
          </w:rPr>
          <w:t>wise</w:t>
        </w:r>
        <w:r w:rsidRPr="00BC6BA7">
          <w:rPr>
            <w:rFonts w:ascii="Times New Roman" w:eastAsiaTheme="majorEastAsia" w:hAnsi="Times New Roman" w:cs="Times New Roman"/>
            <w:sz w:val="24"/>
            <w:szCs w:val="24"/>
            <w:lang w:val="en-AU"/>
          </w:rPr>
          <w:t xml:space="preserve">.  </w:t>
        </w:r>
      </w:ins>
      <w:ins w:id="1425" w:author="Azaz Farooq" w:date="2020-11-07T14:49:00Z">
        <w:r w:rsidR="00F57EFD">
          <w:rPr>
            <w:rFonts w:ascii="Times New Roman" w:eastAsiaTheme="majorEastAsia" w:hAnsi="Times New Roman" w:cs="Times New Roman"/>
            <w:sz w:val="24"/>
            <w:szCs w:val="24"/>
            <w:lang w:val="en-AU"/>
          </w:rPr>
          <w:t xml:space="preserve">At </w:t>
        </w:r>
      </w:ins>
      <w:ins w:id="1426" w:author="Azaz Farooq" w:date="2020-11-07T00:26:00Z">
        <w:r w:rsidR="00F57EFD">
          <w:rPr>
            <w:rFonts w:ascii="Times New Roman" w:eastAsiaTheme="majorEastAsia" w:hAnsi="Times New Roman" w:cs="Times New Roman"/>
            <w:sz w:val="24"/>
            <w:szCs w:val="24"/>
            <w:lang w:val="en-AU"/>
          </w:rPr>
          <w:t>l</w:t>
        </w:r>
        <w:r w:rsidRPr="00BC6BA7">
          <w:rPr>
            <w:rFonts w:ascii="Times New Roman" w:eastAsiaTheme="majorEastAsia" w:hAnsi="Times New Roman" w:cs="Times New Roman"/>
            <w:sz w:val="24"/>
            <w:szCs w:val="24"/>
            <w:lang w:val="en-AU"/>
          </w:rPr>
          <w:t xml:space="preserve">ast, the inverse Fourier transform is </w:t>
        </w:r>
      </w:ins>
      <w:ins w:id="1427" w:author="Azaz Farooq" w:date="2020-11-07T14:49:00Z">
        <w:r w:rsidR="002677BA">
          <w:rPr>
            <w:rFonts w:ascii="Times New Roman" w:eastAsiaTheme="majorEastAsia" w:hAnsi="Times New Roman" w:cs="Times New Roman"/>
            <w:sz w:val="24"/>
            <w:szCs w:val="24"/>
            <w:lang w:val="en-AU"/>
          </w:rPr>
          <w:t>applied</w:t>
        </w:r>
      </w:ins>
      <w:ins w:id="1428" w:author="Azaz Farooq" w:date="2020-11-07T00:26:00Z">
        <w:r w:rsidRPr="00BC6BA7">
          <w:rPr>
            <w:rFonts w:ascii="Times New Roman" w:eastAsiaTheme="majorEastAsia" w:hAnsi="Times New Roman" w:cs="Times New Roman"/>
            <w:sz w:val="24"/>
            <w:szCs w:val="24"/>
            <w:lang w:val="en-AU"/>
          </w:rPr>
          <w:t xml:space="preserve"> to </w:t>
        </w:r>
      </w:ins>
      <w:ins w:id="1429" w:author="Azaz Farooq" w:date="2020-11-07T14:49:00Z">
        <w:r w:rsidR="00A33005">
          <w:rPr>
            <w:rFonts w:ascii="Times New Roman" w:eastAsiaTheme="majorEastAsia" w:hAnsi="Times New Roman" w:cs="Times New Roman"/>
            <w:sz w:val="24"/>
            <w:szCs w:val="24"/>
            <w:lang w:val="en-AU"/>
          </w:rPr>
          <w:t>determine</w:t>
        </w:r>
      </w:ins>
      <w:ins w:id="1430" w:author="Azaz Farooq" w:date="2020-11-07T00:26:00Z">
        <w:r w:rsidRPr="00BC6BA7">
          <w:rPr>
            <w:rFonts w:ascii="Times New Roman" w:eastAsiaTheme="majorEastAsia" w:hAnsi="Times New Roman" w:cs="Times New Roman"/>
            <w:sz w:val="24"/>
            <w:szCs w:val="24"/>
            <w:lang w:val="en-AU"/>
          </w:rPr>
          <w:t xml:space="preserve"> the convolution of the two images in the spatial domain. This process is much faster than doing the un</w:t>
        </w:r>
      </w:ins>
      <w:ins w:id="1431" w:author="Azaz Farooq" w:date="2020-11-07T14:50:00Z">
        <w:r w:rsidR="00EB07FB">
          <w:rPr>
            <w:rFonts w:ascii="Times New Roman" w:eastAsiaTheme="majorEastAsia" w:hAnsi="Times New Roman" w:cs="Times New Roman"/>
            <w:sz w:val="24"/>
            <w:szCs w:val="24"/>
            <w:lang w:val="en-AU"/>
          </w:rPr>
          <w:t>-</w:t>
        </w:r>
      </w:ins>
      <w:ins w:id="1432" w:author="Azaz Farooq" w:date="2020-11-07T00:26:00Z">
        <w:r w:rsidRPr="00BC6BA7">
          <w:rPr>
            <w:rFonts w:ascii="Times New Roman" w:eastAsiaTheme="majorEastAsia" w:hAnsi="Times New Roman" w:cs="Times New Roman"/>
            <w:sz w:val="24"/>
            <w:szCs w:val="24"/>
            <w:lang w:val="en-AU"/>
          </w:rPr>
          <w:t>normalized correlation in the spatial domain.</w:t>
        </w:r>
      </w:ins>
      <w:ins w:id="1433" w:author="Azaz Farooq" w:date="2020-11-07T00:27:00Z">
        <w:r w:rsidR="00172954" w:rsidRPr="00172954">
          <w:rPr>
            <w:lang w:val="en-AU"/>
          </w:rPr>
          <w:t xml:space="preserve"> </w:t>
        </w:r>
        <w:r w:rsidR="00172954" w:rsidRPr="00172954">
          <w:rPr>
            <w:rFonts w:ascii="Times New Roman" w:eastAsiaTheme="majorEastAsia" w:hAnsi="Times New Roman" w:cs="Times New Roman"/>
            <w:sz w:val="24"/>
            <w:szCs w:val="24"/>
            <w:lang w:val="en-AU"/>
          </w:rPr>
          <w:t>In most implementations</w:t>
        </w:r>
      </w:ins>
      <w:ins w:id="1434" w:author="Engr.Azaz" w:date="2020-11-07T21:58:00Z">
        <w:r w:rsidR="0059186F">
          <w:rPr>
            <w:rFonts w:ascii="Times New Roman" w:eastAsiaTheme="majorEastAsia" w:hAnsi="Times New Roman" w:cs="Times New Roman"/>
            <w:sz w:val="24"/>
            <w:szCs w:val="24"/>
            <w:lang w:val="en-AU"/>
          </w:rPr>
          <w:t>,</w:t>
        </w:r>
      </w:ins>
      <w:ins w:id="1435" w:author="Azaz Farooq" w:date="2020-11-07T00:27:00Z">
        <w:r w:rsidR="00172954" w:rsidRPr="00172954">
          <w:rPr>
            <w:rFonts w:ascii="Times New Roman" w:eastAsiaTheme="majorEastAsia" w:hAnsi="Times New Roman" w:cs="Times New Roman"/>
            <w:sz w:val="24"/>
            <w:szCs w:val="24"/>
            <w:lang w:val="en-AU"/>
          </w:rPr>
          <w:t xml:space="preserve"> the Fourier image is shifted in such a way that the DC-value (i.e. the image mean) </w:t>
        </w:r>
        <w:proofErr w:type="gramStart"/>
        <w:r w:rsidR="00172954" w:rsidRPr="00172954">
          <w:rPr>
            <w:rFonts w:ascii="Times New Roman" w:eastAsiaTheme="majorEastAsia" w:hAnsi="Times New Roman" w:cs="Times New Roman"/>
            <w:sz w:val="24"/>
            <w:szCs w:val="24"/>
            <w:lang w:val="en-AU"/>
          </w:rPr>
          <w:t>F(</w:t>
        </w:r>
        <w:proofErr w:type="gramEnd"/>
        <w:r w:rsidR="00172954" w:rsidRPr="00172954">
          <w:rPr>
            <w:rFonts w:ascii="Times New Roman" w:eastAsiaTheme="majorEastAsia" w:hAnsi="Times New Roman" w:cs="Times New Roman"/>
            <w:sz w:val="24"/>
            <w:szCs w:val="24"/>
            <w:lang w:val="en-AU"/>
          </w:rPr>
          <w:t xml:space="preserve">0,0) is displayed in the </w:t>
        </w:r>
      </w:ins>
      <w:proofErr w:type="spellStart"/>
      <w:ins w:id="1436" w:author="Azaz Farooq" w:date="2020-11-07T14:50:00Z">
        <w:r w:rsidR="00C0180C" w:rsidRPr="00172954">
          <w:rPr>
            <w:rFonts w:ascii="Times New Roman" w:eastAsiaTheme="majorEastAsia" w:hAnsi="Times New Roman" w:cs="Times New Roman"/>
            <w:sz w:val="24"/>
            <w:szCs w:val="24"/>
            <w:lang w:val="en-AU"/>
          </w:rPr>
          <w:t>cent</w:t>
        </w:r>
        <w:del w:id="1437" w:author="Engr.Azaz" w:date="2020-11-07T21:58:00Z">
          <w:r w:rsidR="00C0180C" w:rsidRPr="00172954" w:rsidDel="0059186F">
            <w:rPr>
              <w:rFonts w:ascii="Times New Roman" w:eastAsiaTheme="majorEastAsia" w:hAnsi="Times New Roman" w:cs="Times New Roman"/>
              <w:sz w:val="24"/>
              <w:szCs w:val="24"/>
              <w:lang w:val="en-AU"/>
            </w:rPr>
            <w:delText>re</w:delText>
          </w:r>
        </w:del>
      </w:ins>
      <w:ins w:id="1438" w:author="Engr.Azaz" w:date="2020-11-07T21:58:00Z">
        <w:r w:rsidR="0059186F">
          <w:rPr>
            <w:rFonts w:ascii="Times New Roman" w:eastAsiaTheme="majorEastAsia" w:hAnsi="Times New Roman" w:cs="Times New Roman"/>
            <w:sz w:val="24"/>
            <w:szCs w:val="24"/>
            <w:lang w:val="en-AU"/>
          </w:rPr>
          <w:t>er</w:t>
        </w:r>
      </w:ins>
      <w:proofErr w:type="spellEnd"/>
      <w:ins w:id="1439" w:author="Azaz Farooq" w:date="2020-11-07T00:27:00Z">
        <w:r w:rsidR="00172954" w:rsidRPr="00172954">
          <w:rPr>
            <w:rFonts w:ascii="Times New Roman" w:eastAsiaTheme="majorEastAsia" w:hAnsi="Times New Roman" w:cs="Times New Roman"/>
            <w:sz w:val="24"/>
            <w:szCs w:val="24"/>
            <w:lang w:val="en-AU"/>
          </w:rPr>
          <w:t xml:space="preserve"> of the image. The further away from the </w:t>
        </w:r>
        <w:proofErr w:type="spellStart"/>
        <w:r w:rsidR="00357FE7" w:rsidRPr="00172954">
          <w:rPr>
            <w:rFonts w:ascii="Times New Roman" w:eastAsiaTheme="majorEastAsia" w:hAnsi="Times New Roman" w:cs="Times New Roman"/>
            <w:sz w:val="24"/>
            <w:szCs w:val="24"/>
            <w:lang w:val="en-AU"/>
          </w:rPr>
          <w:t>cent</w:t>
        </w:r>
        <w:del w:id="1440" w:author="Engr.Azaz" w:date="2020-11-07T21:58:00Z">
          <w:r w:rsidR="00357FE7" w:rsidRPr="00172954" w:rsidDel="0059186F">
            <w:rPr>
              <w:rFonts w:ascii="Times New Roman" w:eastAsiaTheme="majorEastAsia" w:hAnsi="Times New Roman" w:cs="Times New Roman"/>
              <w:sz w:val="24"/>
              <w:szCs w:val="24"/>
              <w:lang w:val="en-AU"/>
            </w:rPr>
            <w:delText>re</w:delText>
          </w:r>
        </w:del>
      </w:ins>
      <w:ins w:id="1441" w:author="Engr.Azaz" w:date="2020-11-07T21:58:00Z">
        <w:r w:rsidR="0059186F">
          <w:rPr>
            <w:rFonts w:ascii="Times New Roman" w:eastAsiaTheme="majorEastAsia" w:hAnsi="Times New Roman" w:cs="Times New Roman"/>
            <w:sz w:val="24"/>
            <w:szCs w:val="24"/>
            <w:lang w:val="en-AU"/>
          </w:rPr>
          <w:t>er</w:t>
        </w:r>
      </w:ins>
      <w:proofErr w:type="spellEnd"/>
      <w:ins w:id="1442" w:author="Azaz Farooq" w:date="2020-11-07T00:27:00Z">
        <w:r w:rsidR="00172954" w:rsidRPr="00172954">
          <w:rPr>
            <w:rFonts w:ascii="Times New Roman" w:eastAsiaTheme="majorEastAsia" w:hAnsi="Times New Roman" w:cs="Times New Roman"/>
            <w:sz w:val="24"/>
            <w:szCs w:val="24"/>
            <w:lang w:val="en-AU"/>
          </w:rPr>
          <w:t xml:space="preserve"> an image point is, the higher is its corresponding frequency.</w:t>
        </w:r>
      </w:ins>
    </w:p>
    <w:p w14:paraId="2C1A153C" w14:textId="6C1E5032" w:rsidR="00DF6659" w:rsidRDefault="00DF6659">
      <w:pPr>
        <w:spacing w:line="360" w:lineRule="auto"/>
        <w:jc w:val="center"/>
        <w:rPr>
          <w:ins w:id="1443" w:author="Engr.Azaz" w:date="2020-11-08T04:14:00Z"/>
          <w:rFonts w:ascii="Times New Roman" w:eastAsiaTheme="majorEastAsia" w:hAnsi="Times New Roman" w:cs="Times New Roman"/>
          <w:sz w:val="24"/>
          <w:szCs w:val="24"/>
          <w:lang w:val="en-AU"/>
        </w:rPr>
      </w:pPr>
      <w:ins w:id="1444" w:author="Azaz Farooq" w:date="2020-11-07T14:51:00Z">
        <w:r w:rsidRPr="003B383F">
          <w:rPr>
            <w:noProof/>
          </w:rPr>
          <w:drawing>
            <wp:inline distT="0" distB="0" distL="0" distR="0" wp14:anchorId="7605CD14" wp14:editId="579974DF">
              <wp:extent cx="2390775" cy="2476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0775" cy="2476500"/>
                      </a:xfrm>
                      <a:prstGeom prst="rect">
                        <a:avLst/>
                      </a:prstGeom>
                    </pic:spPr>
                  </pic:pic>
                </a:graphicData>
              </a:graphic>
            </wp:inline>
          </w:drawing>
        </w:r>
        <w:r w:rsidR="00F63CF6" w:rsidRPr="003B383F">
          <w:rPr>
            <w:noProof/>
          </w:rPr>
          <w:drawing>
            <wp:inline distT="0" distB="0" distL="0" distR="0" wp14:anchorId="35256B8D" wp14:editId="779BC035">
              <wp:extent cx="3971925" cy="2381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1925" cy="2381250"/>
                      </a:xfrm>
                      <a:prstGeom prst="rect">
                        <a:avLst/>
                      </a:prstGeom>
                    </pic:spPr>
                  </pic:pic>
                </a:graphicData>
              </a:graphic>
            </wp:inline>
          </w:drawing>
        </w:r>
      </w:ins>
    </w:p>
    <w:p w14:paraId="61F78C31" w14:textId="78A72F45" w:rsidR="005A00DA" w:rsidRDefault="005A00DA">
      <w:pPr>
        <w:spacing w:line="360" w:lineRule="auto"/>
        <w:jc w:val="center"/>
        <w:rPr>
          <w:ins w:id="1445" w:author="Azaz Farooq" w:date="2020-11-07T00:27:00Z"/>
          <w:rFonts w:ascii="Times New Roman" w:eastAsiaTheme="majorEastAsia" w:hAnsi="Times New Roman" w:cs="Times New Roman"/>
          <w:sz w:val="24"/>
          <w:szCs w:val="24"/>
          <w:lang w:val="en-AU"/>
        </w:rPr>
        <w:pPrChange w:id="1446" w:author="Azaz Farooq" w:date="2020-11-07T18:08:00Z">
          <w:pPr>
            <w:spacing w:line="276" w:lineRule="auto"/>
          </w:pPr>
        </w:pPrChange>
      </w:pPr>
      <w:ins w:id="1447" w:author="Engr.Azaz" w:date="2020-11-08T04:14:00Z">
        <w:r>
          <w:rPr>
            <w:rFonts w:ascii="Times New Roman" w:eastAsiaTheme="majorEastAsia" w:hAnsi="Times New Roman" w:cs="Times New Roman"/>
            <w:sz w:val="24"/>
            <w:szCs w:val="24"/>
            <w:lang w:val="en-AU"/>
          </w:rPr>
          <w:t>Figure 9</w:t>
        </w:r>
      </w:ins>
    </w:p>
    <w:p w14:paraId="7FAD7410" w14:textId="77777777" w:rsidR="00F63CF6" w:rsidRPr="004C4AF5" w:rsidRDefault="0072159D">
      <w:pPr>
        <w:spacing w:line="360" w:lineRule="auto"/>
        <w:ind w:left="720"/>
        <w:rPr>
          <w:ins w:id="1448" w:author="Azaz Farooq" w:date="2020-11-07T00:27:00Z"/>
          <w:rFonts w:ascii="Times New Roman" w:eastAsia="Calibri" w:hAnsi="Times New Roman" w:cs="Times New Roman"/>
          <w:bCs/>
          <w:lang w:val="en-AU"/>
          <w:rPrChange w:id="1449" w:author="Azaz Farooq" w:date="2020-11-07T19:59:00Z">
            <w:rPr>
              <w:ins w:id="1450" w:author="Azaz Farooq" w:date="2020-11-07T00:27:00Z"/>
              <w:rFonts w:ascii="Calibri" w:eastAsia="Calibri" w:hAnsi="Calibri" w:cs="Arial"/>
              <w:b/>
              <w:bCs/>
              <w:lang w:val="en-AU"/>
            </w:rPr>
          </w:rPrChange>
        </w:rPr>
        <w:pPrChange w:id="1451" w:author="Azaz Farooq" w:date="2020-11-07T19:59:00Z">
          <w:pPr/>
        </w:pPrChange>
      </w:pPr>
      <w:ins w:id="1452" w:author="Azaz Farooq" w:date="2020-11-07T00:27:00Z">
        <w:r w:rsidRPr="004C4AF5">
          <w:rPr>
            <w:rFonts w:ascii="Times New Roman" w:eastAsia="Calibri" w:hAnsi="Times New Roman" w:cs="Times New Roman"/>
            <w:bCs/>
            <w:lang w:val="en-AU"/>
            <w:rPrChange w:id="1453" w:author="Azaz Farooq" w:date="2020-11-07T19:59:00Z">
              <w:rPr>
                <w:rFonts w:ascii="Calibri" w:eastAsia="Calibri" w:hAnsi="Calibri" w:cs="Arial"/>
                <w:b/>
                <w:bCs/>
                <w:lang w:val="en-AU"/>
              </w:rPr>
            </w:rPrChange>
          </w:rPr>
          <w:lastRenderedPageBreak/>
          <w:t xml:space="preserve">Spatial </w:t>
        </w:r>
      </w:ins>
      <w:ins w:id="1454" w:author="Azaz Farooq" w:date="2020-11-07T14:51:00Z">
        <w:r w:rsidR="00F63CF6" w:rsidRPr="004C4AF5">
          <w:rPr>
            <w:rFonts w:ascii="Times New Roman" w:eastAsia="Calibri" w:hAnsi="Times New Roman" w:cs="Times New Roman"/>
            <w:bCs/>
            <w:lang w:val="en-AU"/>
            <w:rPrChange w:id="1455" w:author="Azaz Farooq" w:date="2020-11-07T19:59:00Z">
              <w:rPr>
                <w:rFonts w:ascii="Calibri" w:eastAsia="Calibri" w:hAnsi="Calibri" w:cs="Arial"/>
                <w:b/>
                <w:bCs/>
                <w:lang w:val="en-AU"/>
              </w:rPr>
            </w:rPrChange>
          </w:rPr>
          <w:t>–</w:t>
        </w:r>
      </w:ins>
      <w:ins w:id="1456" w:author="Azaz Farooq" w:date="2020-11-07T00:27:00Z">
        <w:r w:rsidRPr="004C4AF5">
          <w:rPr>
            <w:rFonts w:ascii="Times New Roman" w:eastAsia="Calibri" w:hAnsi="Times New Roman" w:cs="Times New Roman"/>
            <w:bCs/>
            <w:lang w:val="en-AU"/>
            <w:rPrChange w:id="1457" w:author="Azaz Farooq" w:date="2020-11-07T19:59:00Z">
              <w:rPr>
                <w:rFonts w:ascii="Calibri" w:eastAsia="Calibri" w:hAnsi="Calibri" w:cs="Arial"/>
                <w:b/>
                <w:bCs/>
                <w:lang w:val="en-AU"/>
              </w:rPr>
            </w:rPrChange>
          </w:rPr>
          <w:t xml:space="preserve"> Evaluation</w:t>
        </w:r>
      </w:ins>
    </w:p>
    <w:p w14:paraId="3C4A7EC7" w14:textId="76E7AC1E" w:rsidR="00D1334F" w:rsidRPr="00D1334F" w:rsidRDefault="000661BD">
      <w:pPr>
        <w:numPr>
          <w:ilvl w:val="0"/>
          <w:numId w:val="11"/>
        </w:numPr>
        <w:spacing w:after="0" w:line="360" w:lineRule="auto"/>
        <w:jc w:val="both"/>
        <w:rPr>
          <w:ins w:id="1458" w:author="Azaz Farooq" w:date="2020-11-07T00:28:00Z"/>
          <w:rFonts w:ascii="Times New Roman" w:eastAsiaTheme="majorEastAsia" w:hAnsi="Times New Roman" w:cs="Times New Roman"/>
          <w:sz w:val="24"/>
          <w:szCs w:val="24"/>
          <w:lang w:val="en-AU"/>
        </w:rPr>
        <w:pPrChange w:id="1459" w:author="Azaz Farooq" w:date="2020-11-07T18:08:00Z">
          <w:pPr>
            <w:numPr>
              <w:numId w:val="11"/>
            </w:numPr>
            <w:spacing w:line="276" w:lineRule="auto"/>
            <w:ind w:left="720" w:hanging="360"/>
            <w:jc w:val="both"/>
          </w:pPr>
        </w:pPrChange>
      </w:pPr>
      <w:ins w:id="1460" w:author="Azaz Farooq" w:date="2020-11-07T14:52:00Z">
        <w:r>
          <w:rPr>
            <w:rFonts w:ascii="Times New Roman" w:eastAsiaTheme="majorEastAsia" w:hAnsi="Times New Roman" w:cs="Times New Roman"/>
            <w:sz w:val="24"/>
            <w:szCs w:val="24"/>
            <w:lang w:val="en-AU"/>
          </w:rPr>
          <w:t>Mostly</w:t>
        </w:r>
      </w:ins>
      <w:ins w:id="1461" w:author="Azaz Farooq" w:date="2020-11-07T00:28:00Z">
        <w:r w:rsidR="00CA63F1">
          <w:rPr>
            <w:rFonts w:ascii="Times New Roman" w:eastAsiaTheme="majorEastAsia" w:hAnsi="Times New Roman" w:cs="Times New Roman"/>
            <w:sz w:val="24"/>
            <w:szCs w:val="24"/>
            <w:lang w:val="en-AU"/>
          </w:rPr>
          <w:t xml:space="preserve">, </w:t>
        </w:r>
      </w:ins>
      <w:ins w:id="1462" w:author="Engr.Azaz" w:date="2020-11-07T21:58:00Z">
        <w:r w:rsidR="0059186F">
          <w:rPr>
            <w:rFonts w:ascii="Times New Roman" w:eastAsiaTheme="majorEastAsia" w:hAnsi="Times New Roman" w:cs="Times New Roman"/>
            <w:sz w:val="24"/>
            <w:szCs w:val="24"/>
            <w:lang w:val="en-AU"/>
          </w:rPr>
          <w:t xml:space="preserve">the </w:t>
        </w:r>
      </w:ins>
      <w:ins w:id="1463" w:author="Azaz Farooq" w:date="2020-11-07T00:28:00Z">
        <w:r w:rsidR="00CA63F1">
          <w:rPr>
            <w:rFonts w:ascii="Times New Roman" w:eastAsiaTheme="majorEastAsia" w:hAnsi="Times New Roman" w:cs="Times New Roman"/>
            <w:sz w:val="24"/>
            <w:szCs w:val="24"/>
            <w:lang w:val="en-AU"/>
          </w:rPr>
          <w:t>N</w:t>
        </w:r>
        <w:r w:rsidR="00D1334F" w:rsidRPr="00D1334F">
          <w:rPr>
            <w:rFonts w:ascii="Times New Roman" w:eastAsiaTheme="majorEastAsia" w:hAnsi="Times New Roman" w:cs="Times New Roman"/>
            <w:sz w:val="24"/>
            <w:szCs w:val="24"/>
            <w:lang w:val="en-AU"/>
          </w:rPr>
          <w:t>or</w:t>
        </w:r>
        <w:r w:rsidR="00F97990">
          <w:rPr>
            <w:rFonts w:ascii="Times New Roman" w:eastAsiaTheme="majorEastAsia" w:hAnsi="Times New Roman" w:cs="Times New Roman"/>
            <w:sz w:val="24"/>
            <w:szCs w:val="24"/>
            <w:lang w:val="en-AU"/>
          </w:rPr>
          <w:t>maliz</w:t>
        </w:r>
        <w:r w:rsidR="00CA63F1">
          <w:rPr>
            <w:rFonts w:ascii="Times New Roman" w:eastAsiaTheme="majorEastAsia" w:hAnsi="Times New Roman" w:cs="Times New Roman"/>
            <w:sz w:val="24"/>
            <w:szCs w:val="24"/>
            <w:lang w:val="en-AU"/>
          </w:rPr>
          <w:t>ed cross</w:t>
        </w:r>
        <w:del w:id="1464" w:author="Engr.Azaz" w:date="2020-11-07T21:58:00Z">
          <w:r w:rsidR="00CA63F1" w:rsidDel="0059186F">
            <w:rPr>
              <w:rFonts w:ascii="Times New Roman" w:eastAsiaTheme="majorEastAsia" w:hAnsi="Times New Roman" w:cs="Times New Roman"/>
              <w:sz w:val="24"/>
              <w:szCs w:val="24"/>
              <w:lang w:val="en-AU"/>
            </w:rPr>
            <w:delText xml:space="preserve"> </w:delText>
          </w:r>
        </w:del>
      </w:ins>
      <w:ins w:id="1465" w:author="Engr.Azaz" w:date="2020-11-07T21:58:00Z">
        <w:r w:rsidR="0059186F">
          <w:rPr>
            <w:rFonts w:ascii="Times New Roman" w:eastAsiaTheme="majorEastAsia" w:hAnsi="Times New Roman" w:cs="Times New Roman"/>
            <w:sz w:val="24"/>
            <w:szCs w:val="24"/>
            <w:lang w:val="en-AU"/>
          </w:rPr>
          <w:t>-</w:t>
        </w:r>
      </w:ins>
      <w:ins w:id="1466" w:author="Azaz Farooq" w:date="2020-11-07T00:28:00Z">
        <w:r w:rsidR="00CA63F1">
          <w:rPr>
            <w:rFonts w:ascii="Times New Roman" w:eastAsiaTheme="majorEastAsia" w:hAnsi="Times New Roman" w:cs="Times New Roman"/>
            <w:sz w:val="24"/>
            <w:szCs w:val="24"/>
            <w:lang w:val="en-AU"/>
          </w:rPr>
          <w:t>correlation of</w:t>
        </w:r>
        <w:r w:rsidR="00D1334F" w:rsidRPr="00D1334F">
          <w:rPr>
            <w:rFonts w:ascii="Times New Roman" w:eastAsiaTheme="majorEastAsia" w:hAnsi="Times New Roman" w:cs="Times New Roman"/>
            <w:sz w:val="24"/>
            <w:szCs w:val="24"/>
            <w:lang w:val="en-AU"/>
          </w:rPr>
          <w:t xml:space="preserve"> image searching is computational slow. The calculation time for this implementation was 40.2</w:t>
        </w:r>
      </w:ins>
      <w:ins w:id="1467" w:author="Engr.Azaz" w:date="2020-11-07T23:34:00Z">
        <w:r w:rsidR="00867EA9">
          <w:rPr>
            <w:rFonts w:ascii="Times New Roman" w:eastAsiaTheme="majorEastAsia" w:hAnsi="Times New Roman" w:cs="Times New Roman"/>
            <w:sz w:val="24"/>
            <w:szCs w:val="24"/>
            <w:lang w:val="en-AU"/>
          </w:rPr>
          <w:t xml:space="preserve"> </w:t>
        </w:r>
      </w:ins>
      <w:ins w:id="1468" w:author="Azaz Farooq" w:date="2020-11-07T00:28:00Z">
        <w:r w:rsidR="00D1334F" w:rsidRPr="00D1334F">
          <w:rPr>
            <w:rFonts w:ascii="Times New Roman" w:eastAsiaTheme="majorEastAsia" w:hAnsi="Times New Roman" w:cs="Times New Roman"/>
            <w:sz w:val="24"/>
            <w:szCs w:val="24"/>
            <w:lang w:val="en-AU"/>
          </w:rPr>
          <w:t>s</w:t>
        </w:r>
      </w:ins>
      <w:ins w:id="1469" w:author="Engr.Azaz" w:date="2020-11-07T23:36:00Z">
        <w:r w:rsidR="00835406">
          <w:rPr>
            <w:rFonts w:ascii="Times New Roman" w:eastAsiaTheme="majorEastAsia" w:hAnsi="Times New Roman" w:cs="Times New Roman"/>
            <w:sz w:val="24"/>
            <w:szCs w:val="24"/>
            <w:lang w:val="en-AU"/>
          </w:rPr>
          <w:t>ec</w:t>
        </w:r>
      </w:ins>
      <w:ins w:id="1470" w:author="Azaz Farooq" w:date="2020-11-07T00:28:00Z">
        <w:r w:rsidR="00D1334F" w:rsidRPr="00D1334F">
          <w:rPr>
            <w:rFonts w:ascii="Times New Roman" w:eastAsiaTheme="majorEastAsia" w:hAnsi="Times New Roman" w:cs="Times New Roman"/>
            <w:sz w:val="24"/>
            <w:szCs w:val="24"/>
            <w:lang w:val="en-AU"/>
          </w:rPr>
          <w:t xml:space="preserve">. </w:t>
        </w:r>
      </w:ins>
    </w:p>
    <w:p w14:paraId="10EE609A" w14:textId="3BC884C0" w:rsidR="00D1334F" w:rsidRPr="00D1334F" w:rsidRDefault="00D1334F">
      <w:pPr>
        <w:numPr>
          <w:ilvl w:val="0"/>
          <w:numId w:val="11"/>
        </w:numPr>
        <w:spacing w:after="0" w:line="360" w:lineRule="auto"/>
        <w:jc w:val="both"/>
        <w:rPr>
          <w:ins w:id="1471" w:author="Azaz Farooq" w:date="2020-11-07T00:28:00Z"/>
          <w:rFonts w:ascii="Times New Roman" w:eastAsiaTheme="majorEastAsia" w:hAnsi="Times New Roman" w:cs="Times New Roman"/>
          <w:sz w:val="24"/>
          <w:szCs w:val="24"/>
        </w:rPr>
        <w:pPrChange w:id="1472" w:author="Azaz Farooq" w:date="2020-11-07T18:08:00Z">
          <w:pPr>
            <w:numPr>
              <w:numId w:val="11"/>
            </w:numPr>
            <w:spacing w:line="276" w:lineRule="auto"/>
            <w:ind w:left="720" w:hanging="360"/>
            <w:jc w:val="both"/>
          </w:pPr>
        </w:pPrChange>
      </w:pPr>
      <w:ins w:id="1473" w:author="Azaz Farooq" w:date="2020-11-07T00:28:00Z">
        <w:r w:rsidRPr="00D1334F">
          <w:rPr>
            <w:rFonts w:ascii="Times New Roman" w:eastAsiaTheme="majorEastAsia" w:hAnsi="Times New Roman" w:cs="Times New Roman"/>
            <w:sz w:val="24"/>
            <w:szCs w:val="24"/>
            <w:lang w:val="en-AU"/>
          </w:rPr>
          <w:t>Normalized cross</w:t>
        </w:r>
        <w:del w:id="1474" w:author="Engr.Azaz" w:date="2020-11-07T21:58:00Z">
          <w:r w:rsidRPr="00D1334F" w:rsidDel="0059186F">
            <w:rPr>
              <w:rFonts w:ascii="Times New Roman" w:eastAsiaTheme="majorEastAsia" w:hAnsi="Times New Roman" w:cs="Times New Roman"/>
              <w:sz w:val="24"/>
              <w:szCs w:val="24"/>
              <w:lang w:val="en-AU"/>
            </w:rPr>
            <w:delText xml:space="preserve"> </w:delText>
          </w:r>
        </w:del>
      </w:ins>
      <w:ins w:id="1475" w:author="Engr.Azaz" w:date="2020-11-07T21:58:00Z">
        <w:r w:rsidR="0059186F">
          <w:rPr>
            <w:rFonts w:ascii="Times New Roman" w:eastAsiaTheme="majorEastAsia" w:hAnsi="Times New Roman" w:cs="Times New Roman"/>
            <w:sz w:val="24"/>
            <w:szCs w:val="24"/>
            <w:lang w:val="en-AU"/>
          </w:rPr>
          <w:t>-</w:t>
        </w:r>
      </w:ins>
      <w:ins w:id="1476" w:author="Azaz Farooq" w:date="2020-11-07T00:28:00Z">
        <w:r w:rsidRPr="00D1334F">
          <w:rPr>
            <w:rFonts w:ascii="Times New Roman" w:eastAsiaTheme="majorEastAsia" w:hAnsi="Times New Roman" w:cs="Times New Roman"/>
            <w:sz w:val="24"/>
            <w:szCs w:val="24"/>
            <w:lang w:val="en-AU"/>
          </w:rPr>
          <w:t>correlat</w:t>
        </w:r>
        <w:r w:rsidR="003D48E3">
          <w:rPr>
            <w:rFonts w:ascii="Times New Roman" w:eastAsiaTheme="majorEastAsia" w:hAnsi="Times New Roman" w:cs="Times New Roman"/>
            <w:sz w:val="24"/>
            <w:szCs w:val="24"/>
            <w:lang w:val="en-AU"/>
          </w:rPr>
          <w:t>ion, as described by equation (2</w:t>
        </w:r>
        <w:r w:rsidRPr="00D1334F">
          <w:rPr>
            <w:rFonts w:ascii="Times New Roman" w:eastAsiaTheme="majorEastAsia" w:hAnsi="Times New Roman" w:cs="Times New Roman"/>
            <w:sz w:val="24"/>
            <w:szCs w:val="24"/>
            <w:lang w:val="en-AU"/>
          </w:rPr>
          <w:t xml:space="preserve">), is computationally </w:t>
        </w:r>
      </w:ins>
      <w:ins w:id="1477" w:author="Azaz Farooq" w:date="2020-11-07T14:54:00Z">
        <w:r w:rsidR="001279F2">
          <w:rPr>
            <w:rFonts w:ascii="Times New Roman" w:eastAsiaTheme="majorEastAsia" w:hAnsi="Times New Roman" w:cs="Times New Roman"/>
            <w:sz w:val="24"/>
            <w:szCs w:val="24"/>
            <w:lang w:val="en-AU"/>
          </w:rPr>
          <w:t>exhaustive</w:t>
        </w:r>
      </w:ins>
      <w:ins w:id="1478" w:author="Azaz Farooq" w:date="2020-11-07T00:28:00Z">
        <w:r w:rsidRPr="00D1334F">
          <w:rPr>
            <w:rFonts w:ascii="Times New Roman" w:eastAsiaTheme="majorEastAsia" w:hAnsi="Times New Roman" w:cs="Times New Roman"/>
            <w:sz w:val="24"/>
            <w:szCs w:val="24"/>
            <w:lang w:val="en-AU"/>
          </w:rPr>
          <w:t xml:space="preserve"> and slow. </w:t>
        </w:r>
      </w:ins>
      <w:ins w:id="1479" w:author="Azaz Farooq" w:date="2020-11-07T14:54:00Z">
        <w:r w:rsidR="001279F2">
          <w:rPr>
            <w:rFonts w:ascii="Times New Roman" w:eastAsiaTheme="majorEastAsia" w:hAnsi="Times New Roman" w:cs="Times New Roman"/>
            <w:sz w:val="24"/>
            <w:szCs w:val="24"/>
            <w:lang w:val="en-AU"/>
          </w:rPr>
          <w:t xml:space="preserve">The difficult task is </w:t>
        </w:r>
        <w:r w:rsidR="00284E84">
          <w:rPr>
            <w:rFonts w:ascii="Times New Roman" w:eastAsiaTheme="majorEastAsia" w:hAnsi="Times New Roman" w:cs="Times New Roman"/>
            <w:sz w:val="24"/>
            <w:szCs w:val="24"/>
            <w:lang w:val="en-AU"/>
          </w:rPr>
          <w:t xml:space="preserve">to </w:t>
        </w:r>
        <w:r w:rsidR="000E3308">
          <w:rPr>
            <w:rFonts w:ascii="Times New Roman" w:eastAsiaTheme="majorEastAsia" w:hAnsi="Times New Roman" w:cs="Times New Roman"/>
            <w:sz w:val="24"/>
            <w:szCs w:val="24"/>
            <w:lang w:val="en-AU"/>
          </w:rPr>
          <w:t>evaluate</w:t>
        </w:r>
      </w:ins>
      <w:ins w:id="1480" w:author="Azaz Farooq" w:date="2020-11-07T00:28:00Z">
        <w:r w:rsidRPr="00D1334F">
          <w:rPr>
            <w:rFonts w:ascii="Times New Roman" w:eastAsiaTheme="majorEastAsia" w:hAnsi="Times New Roman" w:cs="Times New Roman"/>
            <w:sz w:val="24"/>
            <w:szCs w:val="24"/>
            <w:lang w:val="en-AU"/>
          </w:rPr>
          <w:t xml:space="preserve"> the numerator correlation in the spatial domain when the template image is large. The other aspect that adds to the complexity is the computation of the mean and standard deviation of each subsection of the larger image.</w:t>
        </w:r>
      </w:ins>
    </w:p>
    <w:p w14:paraId="23FCB24A" w14:textId="6D2C8600" w:rsidR="00311C26" w:rsidRDefault="00C30289">
      <w:pPr>
        <w:numPr>
          <w:ilvl w:val="0"/>
          <w:numId w:val="11"/>
        </w:numPr>
        <w:spacing w:line="360" w:lineRule="auto"/>
        <w:jc w:val="both"/>
        <w:rPr>
          <w:ins w:id="1481" w:author="Azaz Farooq" w:date="2020-11-07T00:28:00Z"/>
          <w:rFonts w:ascii="Times New Roman" w:eastAsiaTheme="majorEastAsia" w:hAnsi="Times New Roman" w:cs="Times New Roman"/>
          <w:sz w:val="24"/>
          <w:szCs w:val="24"/>
        </w:rPr>
        <w:pPrChange w:id="1482" w:author="Azaz Farooq" w:date="2020-11-07T18:08:00Z">
          <w:pPr>
            <w:numPr>
              <w:numId w:val="11"/>
            </w:numPr>
            <w:spacing w:line="276" w:lineRule="auto"/>
            <w:ind w:left="720" w:hanging="360"/>
            <w:jc w:val="both"/>
          </w:pPr>
        </w:pPrChange>
      </w:pPr>
      <w:ins w:id="1483" w:author="Azaz Farooq" w:date="2020-11-07T00:28:00Z">
        <w:r>
          <w:rPr>
            <w:rFonts w:ascii="Times New Roman" w:eastAsiaTheme="majorEastAsia" w:hAnsi="Times New Roman" w:cs="Times New Roman"/>
            <w:sz w:val="24"/>
            <w:szCs w:val="24"/>
          </w:rPr>
          <w:t>Improvements can</w:t>
        </w:r>
        <w:r w:rsidR="00D1334F" w:rsidRPr="00D1334F">
          <w:rPr>
            <w:rFonts w:ascii="Times New Roman" w:eastAsiaTheme="majorEastAsia" w:hAnsi="Times New Roman" w:cs="Times New Roman"/>
            <w:sz w:val="24"/>
            <w:szCs w:val="24"/>
          </w:rPr>
          <w:t xml:space="preserve"> be made by using more robust algorithms </w:t>
        </w:r>
        <w:del w:id="1484" w:author="Engr.Azaz" w:date="2020-11-07T21:58:00Z">
          <w:r w:rsidR="00D1334F" w:rsidRPr="00D1334F" w:rsidDel="0059186F">
            <w:rPr>
              <w:rFonts w:ascii="Times New Roman" w:eastAsiaTheme="majorEastAsia" w:hAnsi="Times New Roman" w:cs="Times New Roman"/>
              <w:sz w:val="24"/>
              <w:szCs w:val="24"/>
            </w:rPr>
            <w:delText>which</w:delText>
          </w:r>
        </w:del>
      </w:ins>
      <w:ins w:id="1485" w:author="Engr.Azaz" w:date="2020-11-07T21:58:00Z">
        <w:r w:rsidR="0059186F">
          <w:rPr>
            <w:rFonts w:ascii="Times New Roman" w:eastAsiaTheme="majorEastAsia" w:hAnsi="Times New Roman" w:cs="Times New Roman"/>
            <w:sz w:val="24"/>
            <w:szCs w:val="24"/>
          </w:rPr>
          <w:t>that</w:t>
        </w:r>
      </w:ins>
      <w:ins w:id="1486" w:author="Azaz Farooq" w:date="2020-11-07T00:28:00Z">
        <w:r w:rsidR="00D1334F" w:rsidRPr="00D1334F">
          <w:rPr>
            <w:rFonts w:ascii="Times New Roman" w:eastAsiaTheme="majorEastAsia" w:hAnsi="Times New Roman" w:cs="Times New Roman"/>
            <w:sz w:val="24"/>
            <w:szCs w:val="24"/>
          </w:rPr>
          <w:t xml:space="preserve"> take statistical samples of the template image region to reduce</w:t>
        </w:r>
        <w:r w:rsidR="00870A34">
          <w:rPr>
            <w:rFonts w:ascii="Times New Roman" w:eastAsiaTheme="majorEastAsia" w:hAnsi="Times New Roman" w:cs="Times New Roman"/>
            <w:sz w:val="24"/>
            <w:szCs w:val="24"/>
          </w:rPr>
          <w:t xml:space="preserve"> the size of the search region</w:t>
        </w:r>
      </w:ins>
      <w:ins w:id="1487" w:author="Azaz Farooq" w:date="2020-11-07T00:37:00Z">
        <w:r w:rsidR="00870A34">
          <w:rPr>
            <w:rFonts w:ascii="Times New Roman" w:eastAsiaTheme="majorEastAsia" w:hAnsi="Times New Roman" w:cs="Times New Roman"/>
            <w:sz w:val="24"/>
            <w:szCs w:val="24"/>
          </w:rPr>
          <w:t xml:space="preserve"> </w:t>
        </w:r>
      </w:ins>
      <w:r w:rsidR="007A6C9C">
        <w:rPr>
          <w:rFonts w:ascii="Times New Roman" w:eastAsiaTheme="majorEastAsia" w:hAnsi="Times New Roman" w:cs="Times New Roman"/>
          <w:sz w:val="24"/>
          <w:szCs w:val="24"/>
        </w:rPr>
        <w:fldChar w:fldCharType="begin"/>
      </w:r>
      <w:r w:rsidR="0039767D">
        <w:rPr>
          <w:rFonts w:ascii="Times New Roman" w:eastAsiaTheme="majorEastAsia" w:hAnsi="Times New Roman" w:cs="Times New Roman"/>
          <w:sz w:val="24"/>
          <w:szCs w:val="24"/>
        </w:rPr>
        <w:instrText xml:space="preserve"> ADDIN EN.CITE &lt;EndNote&gt;&lt;Cite&gt;&lt;Author&gt;WEINHAUS&lt;/Author&gt;&lt;Year&gt;2014&lt;/Year&gt;&lt;RecNum&gt;260&lt;/RecNum&gt;&lt;DisplayText&gt;(WEINHAUS, 2014)&lt;/DisplayText&gt;&lt;record&gt;&lt;rec-number&gt;260&lt;/rec-number&gt;&lt;foreign-keys&gt;&lt;key app="EN" db-id="fds2xxx2ezrw0oepszc5pfszx5rvt2ftrx20" timestamp="1604769759"&gt;260&lt;/key&gt;&lt;/foreign-keys&gt;&lt;ref-type name="Journal Article"&gt;17&lt;/ref-type&gt;&lt;contributors&gt;&lt;authors&gt;&lt;author&gt;WEINHAUS, F&lt;/author&gt;&lt;/authors&gt;&lt;/contributors&gt;&lt;titles&gt;&lt;title&gt;ACCELERATED TEMPLATE MATCHING USING LOCAL STATISTICS AND FOURIER TRANSFORMS&lt;/title&gt;&lt;/titles&gt;&lt;dates&gt;&lt;year&gt;2014&lt;/year&gt;&lt;/dates&gt;&lt;urls&gt;&lt;/urls&gt;&lt;/record&gt;&lt;/Cite&gt;&lt;/EndNote&gt;</w:instrText>
      </w:r>
      <w:r w:rsidR="007A6C9C">
        <w:rPr>
          <w:rFonts w:ascii="Times New Roman" w:eastAsiaTheme="majorEastAsia" w:hAnsi="Times New Roman" w:cs="Times New Roman"/>
          <w:sz w:val="24"/>
          <w:szCs w:val="24"/>
        </w:rPr>
        <w:fldChar w:fldCharType="separate"/>
      </w:r>
      <w:r w:rsidR="00673B8A">
        <w:rPr>
          <w:rFonts w:ascii="Times New Roman" w:eastAsiaTheme="majorEastAsia" w:hAnsi="Times New Roman" w:cs="Times New Roman"/>
          <w:noProof/>
          <w:sz w:val="24"/>
          <w:szCs w:val="24"/>
        </w:rPr>
        <w:t>(</w:t>
      </w:r>
      <w:r w:rsidR="00725766">
        <w:rPr>
          <w:rFonts w:ascii="Times New Roman" w:eastAsiaTheme="majorEastAsia" w:hAnsi="Times New Roman" w:cs="Times New Roman"/>
          <w:noProof/>
          <w:sz w:val="24"/>
          <w:szCs w:val="24"/>
        </w:rPr>
        <w:fldChar w:fldCharType="begin"/>
      </w:r>
      <w:r w:rsidR="00725766">
        <w:rPr>
          <w:rFonts w:ascii="Times New Roman" w:eastAsiaTheme="majorEastAsia" w:hAnsi="Times New Roman" w:cs="Times New Roman"/>
          <w:noProof/>
          <w:sz w:val="24"/>
          <w:szCs w:val="24"/>
        </w:rPr>
        <w:instrText xml:space="preserve"> HYPERLINK \l "_ENREF_5" \o "WEINHAUS, 2014 #260" </w:instrText>
      </w:r>
      <w:r w:rsidR="00725766">
        <w:rPr>
          <w:rFonts w:ascii="Times New Roman" w:eastAsiaTheme="majorEastAsia" w:hAnsi="Times New Roman" w:cs="Times New Roman"/>
          <w:noProof/>
          <w:sz w:val="24"/>
          <w:szCs w:val="24"/>
        </w:rPr>
        <w:fldChar w:fldCharType="separate"/>
      </w:r>
      <w:r w:rsidR="00725766">
        <w:rPr>
          <w:rFonts w:ascii="Times New Roman" w:eastAsiaTheme="majorEastAsia" w:hAnsi="Times New Roman" w:cs="Times New Roman"/>
          <w:noProof/>
          <w:sz w:val="24"/>
          <w:szCs w:val="24"/>
        </w:rPr>
        <w:t>WEINHAUS, 2014</w:t>
      </w:r>
      <w:r w:rsidR="00725766">
        <w:rPr>
          <w:rFonts w:ascii="Times New Roman" w:eastAsiaTheme="majorEastAsia" w:hAnsi="Times New Roman" w:cs="Times New Roman"/>
          <w:noProof/>
          <w:sz w:val="24"/>
          <w:szCs w:val="24"/>
        </w:rPr>
        <w:fldChar w:fldCharType="end"/>
      </w:r>
      <w:r w:rsidR="00673B8A">
        <w:rPr>
          <w:rFonts w:ascii="Times New Roman" w:eastAsiaTheme="majorEastAsia" w:hAnsi="Times New Roman" w:cs="Times New Roman"/>
          <w:noProof/>
          <w:sz w:val="24"/>
          <w:szCs w:val="24"/>
        </w:rPr>
        <w:t>)</w:t>
      </w:r>
      <w:r w:rsidR="007A6C9C">
        <w:rPr>
          <w:rFonts w:ascii="Times New Roman" w:eastAsiaTheme="majorEastAsia" w:hAnsi="Times New Roman" w:cs="Times New Roman"/>
          <w:sz w:val="24"/>
          <w:szCs w:val="24"/>
        </w:rPr>
        <w:fldChar w:fldCharType="end"/>
      </w:r>
      <w:ins w:id="1488" w:author="Azaz Farooq" w:date="2020-11-07T00:28:00Z">
        <w:r w:rsidR="00870A34">
          <w:rPr>
            <w:rFonts w:ascii="Times New Roman" w:eastAsiaTheme="majorEastAsia" w:hAnsi="Times New Roman" w:cs="Times New Roman"/>
            <w:sz w:val="24"/>
            <w:szCs w:val="24"/>
          </w:rPr>
          <w:t>.</w:t>
        </w:r>
      </w:ins>
    </w:p>
    <w:p w14:paraId="30507928" w14:textId="77777777" w:rsidR="00135AD4" w:rsidRPr="00E118F8" w:rsidRDefault="009D7996">
      <w:pPr>
        <w:spacing w:line="360" w:lineRule="auto"/>
        <w:ind w:left="720"/>
        <w:jc w:val="both"/>
        <w:rPr>
          <w:ins w:id="1489" w:author="Azaz Farooq" w:date="2020-11-07T00:29:00Z"/>
          <w:rFonts w:ascii="Times New Roman" w:eastAsiaTheme="majorEastAsia" w:hAnsi="Times New Roman" w:cs="Times New Roman"/>
          <w:sz w:val="24"/>
          <w:szCs w:val="24"/>
          <w:rPrChange w:id="1490" w:author="Azaz Farooq" w:date="2020-11-07T19:59:00Z">
            <w:rPr>
              <w:ins w:id="1491" w:author="Azaz Farooq" w:date="2020-11-07T00:29:00Z"/>
              <w:rFonts w:eastAsiaTheme="majorEastAsia" w:cstheme="minorHAnsi"/>
              <w:b/>
              <w:sz w:val="24"/>
              <w:szCs w:val="24"/>
            </w:rPr>
          </w:rPrChange>
        </w:rPr>
        <w:pPrChange w:id="1492" w:author="Azaz Farooq" w:date="2020-11-07T19:59:00Z">
          <w:pPr>
            <w:numPr>
              <w:numId w:val="11"/>
            </w:numPr>
            <w:spacing w:line="276" w:lineRule="auto"/>
            <w:ind w:left="720" w:hanging="360"/>
            <w:jc w:val="both"/>
          </w:pPr>
        </w:pPrChange>
      </w:pPr>
      <w:ins w:id="1493" w:author="Azaz Farooq" w:date="2020-11-07T00:29:00Z">
        <w:r w:rsidRPr="00E118F8">
          <w:rPr>
            <w:rFonts w:ascii="Times New Roman" w:eastAsiaTheme="majorEastAsia" w:hAnsi="Times New Roman" w:cs="Times New Roman"/>
            <w:sz w:val="24"/>
            <w:szCs w:val="24"/>
          </w:rPr>
          <w:t xml:space="preserve">Spectral </w:t>
        </w:r>
        <w:r w:rsidR="000D3FDC" w:rsidRPr="00E118F8">
          <w:rPr>
            <w:rFonts w:ascii="Times New Roman" w:eastAsiaTheme="majorEastAsia" w:hAnsi="Times New Roman" w:cs="Times New Roman"/>
            <w:sz w:val="24"/>
            <w:szCs w:val="24"/>
            <w:rPrChange w:id="1494" w:author="Azaz Farooq" w:date="2020-11-07T19:59:00Z">
              <w:rPr>
                <w:rFonts w:eastAsiaTheme="majorEastAsia" w:cstheme="minorHAnsi"/>
                <w:b/>
                <w:sz w:val="24"/>
                <w:szCs w:val="24"/>
              </w:rPr>
            </w:rPrChange>
          </w:rPr>
          <w:t>–</w:t>
        </w:r>
        <w:r w:rsidRPr="00E118F8">
          <w:rPr>
            <w:rFonts w:ascii="Times New Roman" w:eastAsiaTheme="majorEastAsia" w:hAnsi="Times New Roman" w:cs="Times New Roman"/>
            <w:sz w:val="24"/>
            <w:szCs w:val="24"/>
          </w:rPr>
          <w:t xml:space="preserve"> Evaluation</w:t>
        </w:r>
      </w:ins>
    </w:p>
    <w:p w14:paraId="1A44B6D2" w14:textId="47981D33" w:rsidR="00410CB1" w:rsidRPr="00521CD0" w:rsidRDefault="00A96348">
      <w:pPr>
        <w:spacing w:line="360" w:lineRule="auto"/>
        <w:jc w:val="both"/>
        <w:rPr>
          <w:ins w:id="1495" w:author="Azaz Farooq" w:date="2020-11-06T17:44:00Z"/>
          <w:rStyle w:val="Heading3Char"/>
          <w:rFonts w:ascii="Times New Roman" w:hAnsi="Times New Roman" w:cs="Times New Roman"/>
          <w:color w:val="auto"/>
          <w:lang w:val="en-AU"/>
          <w:rPrChange w:id="1496" w:author="Azaz Farooq" w:date="2020-11-07T00:31:00Z">
            <w:rPr>
              <w:ins w:id="1497" w:author="Azaz Farooq" w:date="2020-11-06T17:44:00Z"/>
              <w:rStyle w:val="Heading3Char"/>
            </w:rPr>
          </w:rPrChange>
        </w:rPr>
        <w:pPrChange w:id="1498" w:author="Azaz Farooq" w:date="2020-11-07T18:08:00Z">
          <w:pPr>
            <w:numPr>
              <w:ilvl w:val="2"/>
              <w:numId w:val="2"/>
            </w:numPr>
            <w:ind w:left="1584" w:hanging="504"/>
          </w:pPr>
        </w:pPrChange>
      </w:pPr>
      <w:ins w:id="1499" w:author="Azaz Farooq" w:date="2020-11-07T00:30:00Z">
        <w:r w:rsidRPr="00A96348">
          <w:rPr>
            <w:rFonts w:ascii="Times New Roman" w:eastAsiaTheme="majorEastAsia" w:hAnsi="Times New Roman" w:cs="Times New Roman"/>
            <w:sz w:val="24"/>
            <w:szCs w:val="24"/>
            <w:lang w:val="en-AU"/>
          </w:rPr>
          <w:t>The method is much faster than spatial correlation since the number of operations is N^2logN not N^4. This is because of the implementation of the FFT. If the DFT were used, it would require a double sum over the indices for each offset position.</w:t>
        </w:r>
      </w:ins>
      <w:ins w:id="1500" w:author="Azaz Farooq" w:date="2020-11-07T12:18:00Z">
        <w:r w:rsidR="00C2084C">
          <w:rPr>
            <w:rFonts w:ascii="Times New Roman" w:eastAsiaTheme="majorEastAsia" w:hAnsi="Times New Roman" w:cs="Times New Roman"/>
            <w:sz w:val="24"/>
            <w:szCs w:val="24"/>
            <w:lang w:val="en-AU"/>
          </w:rPr>
          <w:t xml:space="preserve"> </w:t>
        </w:r>
      </w:ins>
      <w:ins w:id="1501" w:author="Azaz Farooq" w:date="2020-11-07T14:55:00Z">
        <w:r w:rsidR="003B6DE1">
          <w:rPr>
            <w:rFonts w:ascii="Times New Roman" w:eastAsiaTheme="majorEastAsia" w:hAnsi="Times New Roman" w:cs="Times New Roman"/>
            <w:sz w:val="24"/>
            <w:szCs w:val="24"/>
            <w:lang w:val="en-AU"/>
          </w:rPr>
          <w:t>This is for (RGB)</w:t>
        </w:r>
      </w:ins>
      <w:ins w:id="1502" w:author="Azaz Farooq" w:date="2020-11-07T14:56:00Z">
        <w:r w:rsidR="00AD14E5">
          <w:rPr>
            <w:rFonts w:ascii="Times New Roman" w:eastAsiaTheme="majorEastAsia" w:hAnsi="Times New Roman" w:cs="Times New Roman"/>
            <w:sz w:val="24"/>
            <w:szCs w:val="24"/>
            <w:lang w:val="en-AU"/>
          </w:rPr>
          <w:t xml:space="preserve"> </w:t>
        </w:r>
      </w:ins>
      <w:proofErr w:type="spellStart"/>
      <w:ins w:id="1503" w:author="Azaz Farooq" w:date="2020-11-07T17:19:00Z">
        <w:r w:rsidR="00FC29B3">
          <w:rPr>
            <w:rFonts w:ascii="Times New Roman" w:eastAsiaTheme="majorEastAsia" w:hAnsi="Times New Roman" w:cs="Times New Roman"/>
            <w:sz w:val="24"/>
            <w:szCs w:val="24"/>
            <w:lang w:val="en-AU"/>
          </w:rPr>
          <w:t>colo</w:t>
        </w:r>
        <w:del w:id="1504" w:author="Engr.Azaz" w:date="2020-11-07T21:58:00Z">
          <w:r w:rsidR="00FC29B3" w:rsidRPr="003B6DE1" w:rsidDel="0059186F">
            <w:rPr>
              <w:rFonts w:ascii="Times New Roman" w:eastAsiaTheme="majorEastAsia" w:hAnsi="Times New Roman" w:cs="Times New Roman"/>
              <w:sz w:val="24"/>
              <w:szCs w:val="24"/>
              <w:lang w:val="en-AU"/>
            </w:rPr>
            <w:delText>u</w:delText>
          </w:r>
        </w:del>
        <w:r w:rsidR="00FC29B3" w:rsidRPr="003B6DE1">
          <w:rPr>
            <w:rFonts w:ascii="Times New Roman" w:eastAsiaTheme="majorEastAsia" w:hAnsi="Times New Roman" w:cs="Times New Roman"/>
            <w:sz w:val="24"/>
            <w:szCs w:val="24"/>
            <w:lang w:val="en-AU"/>
          </w:rPr>
          <w:t>r</w:t>
        </w:r>
      </w:ins>
      <w:proofErr w:type="spellEnd"/>
      <w:ins w:id="1505" w:author="Azaz Farooq" w:date="2020-11-07T14:55:00Z">
        <w:r w:rsidR="003B6DE1" w:rsidRPr="003B6DE1">
          <w:rPr>
            <w:rFonts w:ascii="Times New Roman" w:eastAsiaTheme="majorEastAsia" w:hAnsi="Times New Roman" w:cs="Times New Roman"/>
            <w:sz w:val="24"/>
            <w:szCs w:val="24"/>
            <w:lang w:val="en-AU"/>
          </w:rPr>
          <w:t xml:space="preserve"> images, so will take FFT three times. </w:t>
        </w:r>
        <w:del w:id="1506" w:author="Engr.Azaz" w:date="2020-11-07T21:58:00Z">
          <w:r w:rsidR="003B6DE1" w:rsidRPr="003B6DE1" w:rsidDel="0059186F">
            <w:rPr>
              <w:rFonts w:ascii="Times New Roman" w:eastAsiaTheme="majorEastAsia" w:hAnsi="Times New Roman" w:cs="Times New Roman"/>
              <w:sz w:val="24"/>
              <w:szCs w:val="24"/>
              <w:lang w:val="en-AU"/>
            </w:rPr>
            <w:delText>A</w:delText>
          </w:r>
        </w:del>
        <w:del w:id="1507" w:author="Engr.Azaz" w:date="2020-11-07T21:59:00Z">
          <w:r w:rsidR="003B6DE1" w:rsidRPr="003B6DE1" w:rsidDel="0059186F">
            <w:rPr>
              <w:rFonts w:ascii="Times New Roman" w:eastAsiaTheme="majorEastAsia" w:hAnsi="Times New Roman" w:cs="Times New Roman"/>
              <w:sz w:val="24"/>
              <w:szCs w:val="24"/>
              <w:lang w:val="en-AU"/>
            </w:rPr>
            <w:delText>bove algorithm is for a single channel.</w:delText>
          </w:r>
        </w:del>
      </w:ins>
    </w:p>
    <w:p w14:paraId="59264E1C" w14:textId="77777777" w:rsidR="00337D01" w:rsidRPr="005C306C" w:rsidRDefault="00337D01">
      <w:pPr>
        <w:spacing w:line="360" w:lineRule="auto"/>
        <w:ind w:left="720"/>
        <w:rPr>
          <w:ins w:id="1508" w:author="Azaz Farooq" w:date="2020-11-07T00:31:00Z"/>
          <w:rStyle w:val="Heading3Char"/>
          <w:rFonts w:ascii="Times New Roman" w:hAnsi="Times New Roman" w:cs="Times New Roman"/>
          <w:color w:val="auto"/>
          <w:rPrChange w:id="1509" w:author="Azaz Farooq" w:date="2020-11-07T19:59:00Z">
            <w:rPr>
              <w:ins w:id="1510" w:author="Azaz Farooq" w:date="2020-11-07T00:31:00Z"/>
              <w:rStyle w:val="Heading3Char"/>
            </w:rPr>
          </w:rPrChange>
        </w:rPr>
        <w:pPrChange w:id="1511" w:author="Azaz Farooq" w:date="2020-11-07T18:08:00Z">
          <w:pPr>
            <w:numPr>
              <w:ilvl w:val="2"/>
              <w:numId w:val="2"/>
            </w:numPr>
            <w:ind w:left="1584" w:hanging="504"/>
          </w:pPr>
        </w:pPrChange>
      </w:pPr>
      <w:ins w:id="1512" w:author="Azaz Farooq" w:date="2020-11-06T17:44:00Z">
        <w:r w:rsidRPr="005C306C">
          <w:rPr>
            <w:rStyle w:val="Heading3Char"/>
            <w:rFonts w:ascii="Times New Roman" w:hAnsi="Times New Roman" w:cs="Times New Roman"/>
            <w:color w:val="auto"/>
            <w:rPrChange w:id="1513" w:author="Azaz Farooq" w:date="2020-11-07T19:59:00Z">
              <w:rPr>
                <w:rStyle w:val="Heading3Char"/>
              </w:rPr>
            </w:rPrChange>
          </w:rPr>
          <w:t xml:space="preserve">3.1.3 </w:t>
        </w:r>
      </w:ins>
      <w:ins w:id="1514" w:author="Azaz Farooq" w:date="2020-11-06T17:45:00Z">
        <w:r w:rsidR="00880908" w:rsidRPr="005C306C">
          <w:rPr>
            <w:rStyle w:val="Heading3Char"/>
            <w:rFonts w:ascii="Times New Roman" w:hAnsi="Times New Roman" w:cs="Times New Roman"/>
            <w:color w:val="auto"/>
            <w:rPrChange w:id="1515" w:author="Azaz Farooq" w:date="2020-11-07T19:59:00Z">
              <w:rPr>
                <w:rStyle w:val="Heading3Char"/>
              </w:rPr>
            </w:rPrChange>
          </w:rPr>
          <w:t>Conclusion</w:t>
        </w:r>
      </w:ins>
    </w:p>
    <w:p w14:paraId="2D8F6E60" w14:textId="2A770C3D" w:rsidR="00521CD0" w:rsidRPr="00521CD0" w:rsidRDefault="00521CD0">
      <w:pPr>
        <w:spacing w:line="360" w:lineRule="auto"/>
        <w:jc w:val="both"/>
        <w:rPr>
          <w:ins w:id="1516" w:author="Azaz Farooq" w:date="2020-11-07T00:31:00Z"/>
          <w:rFonts w:ascii="Times New Roman" w:eastAsiaTheme="majorEastAsia" w:hAnsi="Times New Roman" w:cs="Times New Roman"/>
          <w:sz w:val="24"/>
          <w:szCs w:val="24"/>
          <w:lang w:val="en-AU"/>
          <w:rPrChange w:id="1517" w:author="Azaz Farooq" w:date="2020-11-07T00:31:00Z">
            <w:rPr>
              <w:ins w:id="1518" w:author="Azaz Farooq" w:date="2020-11-07T00:31:00Z"/>
              <w:rFonts w:asciiTheme="majorHAnsi" w:eastAsiaTheme="majorEastAsia" w:hAnsiTheme="majorHAnsi" w:cstheme="majorBidi"/>
              <w:color w:val="1F4D78" w:themeColor="accent1" w:themeShade="7F"/>
              <w:sz w:val="24"/>
              <w:szCs w:val="24"/>
              <w:lang w:val="en-AU"/>
            </w:rPr>
          </w:rPrChange>
        </w:rPr>
        <w:pPrChange w:id="1519" w:author="Azaz Farooq" w:date="2020-11-07T18:08:00Z">
          <w:pPr>
            <w:spacing w:line="276" w:lineRule="auto"/>
          </w:pPr>
        </w:pPrChange>
      </w:pPr>
      <w:ins w:id="1520" w:author="Azaz Farooq" w:date="2020-11-07T00:31:00Z">
        <w:r w:rsidRPr="00521CD0">
          <w:rPr>
            <w:rFonts w:ascii="Times New Roman" w:eastAsiaTheme="majorEastAsia" w:hAnsi="Times New Roman" w:cs="Times New Roman"/>
            <w:sz w:val="24"/>
            <w:szCs w:val="24"/>
            <w:lang w:val="en-AU"/>
            <w:rPrChange w:id="1521" w:author="Azaz Farooq" w:date="2020-11-07T00:31:00Z">
              <w:rPr>
                <w:rFonts w:asciiTheme="majorHAnsi" w:eastAsiaTheme="majorEastAsia" w:hAnsiTheme="majorHAnsi" w:cstheme="majorBidi"/>
                <w:color w:val="1F4D78" w:themeColor="accent1" w:themeShade="7F"/>
                <w:sz w:val="24"/>
                <w:szCs w:val="24"/>
                <w:lang w:val="en-AU"/>
              </w:rPr>
            </w:rPrChange>
          </w:rPr>
          <w:t>A 'rocket</w:t>
        </w:r>
      </w:ins>
      <w:ins w:id="1522" w:author="Azaz Farooq" w:date="2020-11-07T20:00:00Z">
        <w:r w:rsidR="00C058B7">
          <w:rPr>
            <w:rFonts w:ascii="Times New Roman" w:eastAsiaTheme="majorEastAsia" w:hAnsi="Times New Roman" w:cs="Times New Roman"/>
            <w:sz w:val="24"/>
            <w:szCs w:val="24"/>
            <w:lang w:val="en-AU"/>
          </w:rPr>
          <w:t xml:space="preserve"> </w:t>
        </w:r>
      </w:ins>
      <w:ins w:id="1523" w:author="Azaz Farooq" w:date="2020-11-07T00:31:00Z">
        <w:r w:rsidRPr="00521CD0">
          <w:rPr>
            <w:rFonts w:ascii="Times New Roman" w:eastAsiaTheme="majorEastAsia" w:hAnsi="Times New Roman" w:cs="Times New Roman"/>
            <w:sz w:val="24"/>
            <w:szCs w:val="24"/>
            <w:lang w:val="en-AU"/>
            <w:rPrChange w:id="1524" w:author="Azaz Farooq" w:date="2020-11-07T00:31:00Z">
              <w:rPr>
                <w:rFonts w:asciiTheme="majorHAnsi" w:eastAsiaTheme="majorEastAsia" w:hAnsiTheme="majorHAnsi" w:cstheme="majorBidi"/>
                <w:color w:val="1F4D78" w:themeColor="accent1" w:themeShade="7F"/>
                <w:sz w:val="24"/>
                <w:szCs w:val="24"/>
                <w:lang w:val="en-AU"/>
              </w:rPr>
            </w:rPrChange>
          </w:rPr>
          <w:t>man' was located within a complex image to demonstrate the accuracy of these techniques and the speed of spectral cross-correlati</w:t>
        </w:r>
        <w:r w:rsidR="00DC6221">
          <w:rPr>
            <w:rFonts w:ascii="Times New Roman" w:eastAsiaTheme="majorEastAsia" w:hAnsi="Times New Roman" w:cs="Times New Roman"/>
            <w:sz w:val="24"/>
            <w:szCs w:val="24"/>
            <w:lang w:val="en-AU"/>
          </w:rPr>
          <w:t>on. This can be seen in figure 8.</w:t>
        </w:r>
        <w:r w:rsidRPr="00521CD0">
          <w:rPr>
            <w:rFonts w:ascii="Times New Roman" w:eastAsiaTheme="majorEastAsia" w:hAnsi="Times New Roman" w:cs="Times New Roman"/>
            <w:sz w:val="24"/>
            <w:szCs w:val="24"/>
            <w:lang w:val="en-AU"/>
            <w:rPrChange w:id="1525" w:author="Azaz Farooq" w:date="2020-11-07T00:31:00Z">
              <w:rPr>
                <w:rFonts w:asciiTheme="majorHAnsi" w:eastAsiaTheme="majorEastAsia" w:hAnsiTheme="majorHAnsi" w:cstheme="majorBidi"/>
                <w:color w:val="1F4D78" w:themeColor="accent1" w:themeShade="7F"/>
                <w:sz w:val="24"/>
                <w:szCs w:val="24"/>
                <w:lang w:val="en-AU"/>
              </w:rPr>
            </w:rPrChange>
          </w:rPr>
          <w:t xml:space="preserve"> Both spatial and spectral cross-correlation correctly located the rocket</w:t>
        </w:r>
      </w:ins>
      <w:ins w:id="1526" w:author="Azaz Farooq" w:date="2020-11-07T20:00:00Z">
        <w:r w:rsidR="00C058B7">
          <w:rPr>
            <w:rFonts w:ascii="Times New Roman" w:eastAsiaTheme="majorEastAsia" w:hAnsi="Times New Roman" w:cs="Times New Roman"/>
            <w:sz w:val="24"/>
            <w:szCs w:val="24"/>
            <w:lang w:val="en-AU"/>
          </w:rPr>
          <w:t xml:space="preserve"> </w:t>
        </w:r>
      </w:ins>
      <w:ins w:id="1527" w:author="Azaz Farooq" w:date="2020-11-07T00:31:00Z">
        <w:r w:rsidRPr="00521CD0">
          <w:rPr>
            <w:rFonts w:ascii="Times New Roman" w:eastAsiaTheme="majorEastAsia" w:hAnsi="Times New Roman" w:cs="Times New Roman"/>
            <w:sz w:val="24"/>
            <w:szCs w:val="24"/>
            <w:lang w:val="en-AU"/>
            <w:rPrChange w:id="1528" w:author="Azaz Farooq" w:date="2020-11-07T00:31:00Z">
              <w:rPr>
                <w:rFonts w:asciiTheme="majorHAnsi" w:eastAsiaTheme="majorEastAsia" w:hAnsiTheme="majorHAnsi" w:cstheme="majorBidi"/>
                <w:color w:val="1F4D78" w:themeColor="accent1" w:themeShade="7F"/>
                <w:sz w:val="24"/>
                <w:szCs w:val="24"/>
                <w:lang w:val="en-AU"/>
              </w:rPr>
            </w:rPrChange>
          </w:rPr>
          <w:t xml:space="preserve">man within the search area, but there was a </w:t>
        </w:r>
      </w:ins>
      <w:ins w:id="1529" w:author="Azaz Farooq" w:date="2020-11-07T20:05:00Z">
        <w:r w:rsidR="004E424A">
          <w:rPr>
            <w:rFonts w:ascii="Times New Roman" w:eastAsiaTheme="majorEastAsia" w:hAnsi="Times New Roman" w:cs="Times New Roman"/>
            <w:sz w:val="24"/>
            <w:szCs w:val="24"/>
            <w:lang w:val="en-AU"/>
          </w:rPr>
          <w:t>substantial</w:t>
        </w:r>
      </w:ins>
      <w:ins w:id="1530" w:author="Azaz Farooq" w:date="2020-11-07T00:31:00Z">
        <w:r w:rsidRPr="00521CD0">
          <w:rPr>
            <w:rFonts w:ascii="Times New Roman" w:eastAsiaTheme="majorEastAsia" w:hAnsi="Times New Roman" w:cs="Times New Roman"/>
            <w:sz w:val="24"/>
            <w:szCs w:val="24"/>
            <w:lang w:val="en-AU"/>
            <w:rPrChange w:id="1531" w:author="Azaz Farooq" w:date="2020-11-07T00:31:00Z">
              <w:rPr>
                <w:rFonts w:asciiTheme="majorHAnsi" w:eastAsiaTheme="majorEastAsia" w:hAnsiTheme="majorHAnsi" w:cstheme="majorBidi"/>
                <w:color w:val="1F4D78" w:themeColor="accent1" w:themeShade="7F"/>
                <w:sz w:val="24"/>
                <w:szCs w:val="24"/>
                <w:lang w:val="en-AU"/>
              </w:rPr>
            </w:rPrChange>
          </w:rPr>
          <w:t xml:space="preserve"> difference in runtime. The </w:t>
        </w:r>
      </w:ins>
      <w:ins w:id="1532" w:author="Azaz Farooq" w:date="2020-11-07T00:34:00Z">
        <w:r w:rsidR="00F0686E" w:rsidRPr="00521CD0">
          <w:rPr>
            <w:rFonts w:ascii="Times New Roman" w:eastAsiaTheme="majorEastAsia" w:hAnsi="Times New Roman" w:cs="Times New Roman"/>
            <w:sz w:val="24"/>
            <w:szCs w:val="24"/>
            <w:lang w:val="en-AU"/>
          </w:rPr>
          <w:t>spectral cross</w:t>
        </w:r>
      </w:ins>
      <w:ins w:id="1533" w:author="Azaz Farooq" w:date="2020-11-07T00:31:00Z">
        <w:del w:id="1534" w:author="Engr.Azaz" w:date="2020-11-07T21:59:00Z">
          <w:r w:rsidRPr="00521CD0" w:rsidDel="00982237">
            <w:rPr>
              <w:rFonts w:ascii="Times New Roman" w:eastAsiaTheme="majorEastAsia" w:hAnsi="Times New Roman" w:cs="Times New Roman"/>
              <w:sz w:val="24"/>
              <w:szCs w:val="24"/>
              <w:lang w:val="en-AU"/>
              <w:rPrChange w:id="1535" w:author="Azaz Farooq" w:date="2020-11-07T00:31:00Z">
                <w:rPr>
                  <w:rFonts w:asciiTheme="majorHAnsi" w:eastAsiaTheme="majorEastAsia" w:hAnsiTheme="majorHAnsi" w:cstheme="majorBidi"/>
                  <w:color w:val="1F4D78" w:themeColor="accent1" w:themeShade="7F"/>
                  <w:sz w:val="24"/>
                  <w:szCs w:val="24"/>
                  <w:lang w:val="en-AU"/>
                </w:rPr>
              </w:rPrChange>
            </w:rPr>
            <w:delText xml:space="preserve"> </w:delText>
          </w:r>
        </w:del>
      </w:ins>
      <w:ins w:id="1536" w:author="Engr.Azaz" w:date="2020-11-07T21:59:00Z">
        <w:r w:rsidR="00982237">
          <w:rPr>
            <w:rFonts w:ascii="Times New Roman" w:eastAsiaTheme="majorEastAsia" w:hAnsi="Times New Roman" w:cs="Times New Roman"/>
            <w:sz w:val="24"/>
            <w:szCs w:val="24"/>
            <w:lang w:val="en-AU"/>
          </w:rPr>
          <w:t>-</w:t>
        </w:r>
      </w:ins>
      <w:ins w:id="1537" w:author="Azaz Farooq" w:date="2020-11-07T00:31:00Z">
        <w:r w:rsidRPr="00521CD0">
          <w:rPr>
            <w:rFonts w:ascii="Times New Roman" w:eastAsiaTheme="majorEastAsia" w:hAnsi="Times New Roman" w:cs="Times New Roman"/>
            <w:sz w:val="24"/>
            <w:szCs w:val="24"/>
            <w:lang w:val="en-AU"/>
            <w:rPrChange w:id="1538" w:author="Azaz Farooq" w:date="2020-11-07T00:31:00Z">
              <w:rPr>
                <w:rFonts w:asciiTheme="majorHAnsi" w:eastAsiaTheme="majorEastAsia" w:hAnsiTheme="majorHAnsi" w:cstheme="majorBidi"/>
                <w:color w:val="1F4D78" w:themeColor="accent1" w:themeShade="7F"/>
                <w:sz w:val="24"/>
                <w:szCs w:val="24"/>
                <w:lang w:val="en-AU"/>
              </w:rPr>
            </w:rPrChange>
          </w:rPr>
          <w:t>correlation took less than one second. As both techniques produced i</w:t>
        </w:r>
        <w:r w:rsidR="00BB2070">
          <w:rPr>
            <w:rFonts w:ascii="Times New Roman" w:eastAsiaTheme="majorEastAsia" w:hAnsi="Times New Roman" w:cs="Times New Roman"/>
            <w:sz w:val="24"/>
            <w:szCs w:val="24"/>
            <w:lang w:val="en-AU"/>
          </w:rPr>
          <w:t>dentical results, spectral cross</w:t>
        </w:r>
        <w:r w:rsidRPr="00521CD0">
          <w:rPr>
            <w:rFonts w:ascii="Times New Roman" w:eastAsiaTheme="majorEastAsia" w:hAnsi="Times New Roman" w:cs="Times New Roman"/>
            <w:sz w:val="24"/>
            <w:szCs w:val="24"/>
            <w:lang w:val="en-AU"/>
            <w:rPrChange w:id="1539" w:author="Azaz Farooq" w:date="2020-11-07T00:31:00Z">
              <w:rPr>
                <w:rFonts w:asciiTheme="majorHAnsi" w:eastAsiaTheme="majorEastAsia" w:hAnsiTheme="majorHAnsi" w:cstheme="majorBidi"/>
                <w:color w:val="1F4D78" w:themeColor="accent1" w:themeShade="7F"/>
                <w:sz w:val="24"/>
                <w:szCs w:val="24"/>
                <w:lang w:val="en-AU"/>
              </w:rPr>
            </w:rPrChange>
          </w:rPr>
          <w:t>-correlation was chosen for all remaining alignment tasks in this document.</w:t>
        </w:r>
      </w:ins>
    </w:p>
    <w:p w14:paraId="728A296C" w14:textId="77777777" w:rsidR="00521CD0" w:rsidRDefault="00521CD0">
      <w:pPr>
        <w:spacing w:line="360" w:lineRule="auto"/>
        <w:rPr>
          <w:ins w:id="1540" w:author="Azaz Farooq" w:date="2020-11-06T17:28:00Z"/>
          <w:rStyle w:val="Heading3Char"/>
        </w:rPr>
        <w:pPrChange w:id="1541" w:author="Azaz Farooq" w:date="2020-11-07T18:08:00Z">
          <w:pPr>
            <w:numPr>
              <w:ilvl w:val="2"/>
              <w:numId w:val="2"/>
            </w:numPr>
            <w:ind w:left="1584" w:hanging="504"/>
          </w:pPr>
        </w:pPrChange>
      </w:pPr>
    </w:p>
    <w:p w14:paraId="3963F831" w14:textId="77777777" w:rsidR="00564927" w:rsidRPr="005A1EA5" w:rsidRDefault="00564927">
      <w:pPr>
        <w:spacing w:line="360" w:lineRule="auto"/>
        <w:rPr>
          <w:ins w:id="1542" w:author="Azaz Farooq" w:date="2020-11-06T17:19:00Z"/>
        </w:rPr>
        <w:pPrChange w:id="1543" w:author="Azaz Farooq" w:date="2020-11-07T18:08:00Z">
          <w:pPr>
            <w:numPr>
              <w:ilvl w:val="2"/>
              <w:numId w:val="2"/>
            </w:numPr>
            <w:ind w:left="1584" w:hanging="504"/>
          </w:pPr>
        </w:pPrChange>
      </w:pPr>
    </w:p>
    <w:p w14:paraId="4B352F44" w14:textId="77777777" w:rsidR="00D6394B" w:rsidRPr="00E36CE1" w:rsidRDefault="00D6394B">
      <w:pPr>
        <w:spacing w:line="360" w:lineRule="auto"/>
        <w:jc w:val="both"/>
        <w:rPr>
          <w:ins w:id="1544" w:author="Azaz Farooq" w:date="2020-11-06T17:15:00Z"/>
          <w:rFonts w:ascii="Times New Roman" w:hAnsi="Times New Roman" w:cs="Times New Roman"/>
          <w:sz w:val="24"/>
          <w:rPrChange w:id="1545" w:author="Azaz Farooq" w:date="2020-11-06T17:16:00Z">
            <w:rPr>
              <w:ins w:id="1546" w:author="Azaz Farooq" w:date="2020-11-06T17:15:00Z"/>
            </w:rPr>
          </w:rPrChange>
        </w:rPr>
        <w:pPrChange w:id="1547" w:author="Azaz Farooq" w:date="2020-11-07T18:08:00Z">
          <w:pPr>
            <w:numPr>
              <w:ilvl w:val="2"/>
              <w:numId w:val="2"/>
            </w:numPr>
            <w:ind w:left="1584" w:hanging="504"/>
          </w:pPr>
        </w:pPrChange>
      </w:pPr>
    </w:p>
    <w:p w14:paraId="526317C6" w14:textId="77777777" w:rsidR="00F80A31" w:rsidRPr="005A1EA5" w:rsidRDefault="00F80A31">
      <w:pPr>
        <w:pStyle w:val="Heading3"/>
        <w:spacing w:line="360" w:lineRule="auto"/>
        <w:rPr>
          <w:ins w:id="1548" w:author="Azaz Farooq" w:date="2020-11-06T17:12:00Z"/>
        </w:rPr>
        <w:pPrChange w:id="1549" w:author="Azaz Farooq" w:date="2020-11-07T18:08:00Z">
          <w:pPr>
            <w:numPr>
              <w:ilvl w:val="2"/>
              <w:numId w:val="2"/>
            </w:numPr>
            <w:ind w:left="1584" w:hanging="504"/>
          </w:pPr>
        </w:pPrChange>
      </w:pPr>
    </w:p>
    <w:p w14:paraId="3E93D920" w14:textId="77777777" w:rsidR="00405930" w:rsidRPr="005A1EA5" w:rsidRDefault="00405930">
      <w:pPr>
        <w:spacing w:line="360" w:lineRule="auto"/>
        <w:jc w:val="both"/>
        <w:rPr>
          <w:ins w:id="1550" w:author="Azaz Farooq" w:date="2020-11-06T17:09:00Z"/>
          <w:rFonts w:ascii="Times New Roman" w:hAnsi="Times New Roman" w:cs="Times New Roman"/>
        </w:rPr>
        <w:pPrChange w:id="1551" w:author="Azaz Farooq" w:date="2020-11-07T18:08:00Z">
          <w:pPr>
            <w:numPr>
              <w:ilvl w:val="1"/>
              <w:numId w:val="2"/>
            </w:numPr>
            <w:ind w:left="1152" w:hanging="432"/>
          </w:pPr>
        </w:pPrChange>
      </w:pPr>
    </w:p>
    <w:p w14:paraId="48FD846E" w14:textId="77777777" w:rsidR="00D645C7" w:rsidRPr="00D645C7" w:rsidRDefault="00D645C7">
      <w:pPr>
        <w:spacing w:line="360" w:lineRule="auto"/>
        <w:jc w:val="both"/>
        <w:rPr>
          <w:ins w:id="1552" w:author="Azaz Farooq" w:date="2020-11-06T17:08:00Z"/>
          <w:rFonts w:ascii="Times New Roman" w:eastAsiaTheme="majorEastAsia" w:hAnsi="Times New Roman" w:cs="Times New Roman"/>
          <w:sz w:val="24"/>
          <w:szCs w:val="26"/>
          <w:lang w:val="en-AU"/>
          <w:rPrChange w:id="1553" w:author="Azaz Farooq" w:date="2020-11-06T17:09:00Z">
            <w:rPr>
              <w:ins w:id="1554" w:author="Azaz Farooq" w:date="2020-11-06T17:08:00Z"/>
              <w:lang w:val="en-AU"/>
            </w:rPr>
          </w:rPrChange>
        </w:rPr>
        <w:pPrChange w:id="1555" w:author="Azaz Farooq" w:date="2020-11-07T18:08:00Z">
          <w:pPr/>
        </w:pPrChange>
      </w:pPr>
    </w:p>
    <w:p w14:paraId="1E770019" w14:textId="77777777" w:rsidR="009D7A74" w:rsidRDefault="009D7A74">
      <w:pPr>
        <w:spacing w:line="360" w:lineRule="auto"/>
        <w:rPr>
          <w:ins w:id="1556" w:author="Azaz Farooq" w:date="2020-11-06T16:19:00Z"/>
          <w:rFonts w:ascii="Times New Roman" w:hAnsi="Times New Roman" w:cs="Times New Roman"/>
          <w:sz w:val="24"/>
          <w:lang w:val="en-AU"/>
        </w:rPr>
        <w:pPrChange w:id="1557" w:author="Azaz Farooq" w:date="2020-11-07T18:08:00Z">
          <w:pPr>
            <w:spacing w:line="276" w:lineRule="auto"/>
          </w:pPr>
        </w:pPrChange>
      </w:pPr>
    </w:p>
    <w:p w14:paraId="564B8956" w14:textId="6239DB4B" w:rsidR="009222E1" w:rsidRPr="005752A9" w:rsidDel="006A67BE" w:rsidRDefault="007A6C9C">
      <w:pPr>
        <w:spacing w:line="360" w:lineRule="auto"/>
        <w:rPr>
          <w:del w:id="1558" w:author="Azaz Farooq" w:date="2020-11-07T00:38:00Z"/>
          <w:rFonts w:ascii="Times New Roman" w:hAnsi="Times New Roman" w:cs="Times New Roman"/>
          <w:sz w:val="24"/>
          <w:szCs w:val="24"/>
        </w:rPr>
        <w:pPrChange w:id="1559" w:author="Azaz Farooq" w:date="2020-11-07T18:08:00Z">
          <w:pPr>
            <w:spacing w:line="276" w:lineRule="auto"/>
          </w:pPr>
        </w:pPrChange>
      </w:pPr>
      <w:ins w:id="1560" w:author="Azaz Farooq" w:date="2020-11-07T00:37:00Z">
        <w:r w:rsidRPr="005752A9">
          <w:rPr>
            <w:rFonts w:ascii="Times New Roman" w:hAnsi="Times New Roman" w:cs="Times New Roman"/>
            <w:sz w:val="28"/>
            <w:szCs w:val="28"/>
            <w:rPrChange w:id="1561" w:author="Engr.Azaz" w:date="2020-11-08T00:24:00Z">
              <w:rPr>
                <w:rFonts w:ascii="Times New Roman" w:eastAsiaTheme="majorEastAsia" w:hAnsi="Times New Roman" w:cs="Times New Roman"/>
                <w:color w:val="2E74B5" w:themeColor="accent1" w:themeShade="BF"/>
                <w:sz w:val="24"/>
                <w:szCs w:val="24"/>
              </w:rPr>
            </w:rPrChange>
          </w:rPr>
          <w:lastRenderedPageBreak/>
          <w:t>Reference</w:t>
        </w:r>
      </w:ins>
      <w:ins w:id="1562" w:author="Engr.Azaz" w:date="2020-11-07T23:16:00Z">
        <w:r w:rsidR="0034026B" w:rsidRPr="005752A9">
          <w:rPr>
            <w:rFonts w:ascii="Times New Roman" w:hAnsi="Times New Roman" w:cs="Times New Roman"/>
            <w:sz w:val="28"/>
            <w:szCs w:val="28"/>
            <w:rPrChange w:id="1563" w:author="Engr.Azaz" w:date="2020-11-08T00:24:00Z">
              <w:rPr>
                <w:rFonts w:ascii="Times New Roman" w:hAnsi="Times New Roman" w:cs="Times New Roman"/>
                <w:sz w:val="24"/>
                <w:szCs w:val="24"/>
              </w:rPr>
            </w:rPrChange>
          </w:rPr>
          <w:t>s</w:t>
        </w:r>
      </w:ins>
      <w:ins w:id="1564" w:author="Azaz Farooq" w:date="2020-11-07T00:37:00Z">
        <w:del w:id="1565" w:author="Engr.Azaz" w:date="2020-11-07T23:16:00Z">
          <w:r w:rsidRPr="005752A9" w:rsidDel="00836DE7">
            <w:rPr>
              <w:rFonts w:ascii="Times New Roman" w:hAnsi="Times New Roman" w:cs="Times New Roman"/>
              <w:sz w:val="24"/>
              <w:szCs w:val="24"/>
            </w:rPr>
            <w:delText>s</w:delText>
          </w:r>
        </w:del>
      </w:ins>
    </w:p>
    <w:p w14:paraId="2AE0824F" w14:textId="77777777" w:rsidR="009222E1" w:rsidRDefault="009222E1">
      <w:pPr>
        <w:spacing w:line="360" w:lineRule="auto"/>
        <w:rPr>
          <w:rFonts w:ascii="Times New Roman" w:hAnsi="Times New Roman" w:cs="Times New Roman"/>
          <w:sz w:val="24"/>
          <w:szCs w:val="24"/>
        </w:rPr>
        <w:pPrChange w:id="1566" w:author="Azaz Farooq" w:date="2020-11-07T18:08:00Z">
          <w:pPr>
            <w:spacing w:line="276" w:lineRule="auto"/>
          </w:pPr>
        </w:pPrChange>
      </w:pPr>
    </w:p>
    <w:p w14:paraId="7C9C8A09" w14:textId="6BBC4089" w:rsidR="00955A62" w:rsidRPr="00CB6CBE" w:rsidRDefault="00955A62">
      <w:pPr>
        <w:pStyle w:val="EndNoteBibliography"/>
        <w:spacing w:after="0" w:line="360" w:lineRule="auto"/>
        <w:jc w:val="both"/>
        <w:rPr>
          <w:ins w:id="1567" w:author="Engr.Azaz" w:date="2020-11-08T00:06:00Z"/>
          <w:rFonts w:ascii="Times New Roman" w:hAnsi="Times New Roman" w:cs="Times New Roman"/>
          <w:sz w:val="24"/>
          <w:szCs w:val="24"/>
          <w:rPrChange w:id="1568" w:author="Engr.Azaz" w:date="2020-11-08T00:23:00Z">
            <w:rPr>
              <w:ins w:id="1569" w:author="Engr.Azaz" w:date="2020-11-08T00:06:00Z"/>
            </w:rPr>
          </w:rPrChange>
        </w:rPr>
        <w:pPrChange w:id="1570" w:author="Engr.Azaz" w:date="2020-11-08T00:24:00Z">
          <w:pPr>
            <w:pStyle w:val="EndNoteBibliography"/>
            <w:ind w:left="720" w:hanging="720"/>
          </w:pPr>
        </w:pPrChange>
      </w:pPr>
      <w:ins w:id="1571" w:author="Engr.Azaz" w:date="2020-11-08T00:06:00Z">
        <w:r>
          <w:fldChar w:fldCharType="begin"/>
        </w:r>
        <w:r>
          <w:instrText xml:space="preserve"> ADDIN EN.REFLIST </w:instrText>
        </w:r>
        <w:r>
          <w:fldChar w:fldCharType="separate"/>
        </w:r>
        <w:r w:rsidRPr="00CB6CBE">
          <w:rPr>
            <w:rFonts w:ascii="Times New Roman" w:hAnsi="Times New Roman" w:cs="Times New Roman"/>
            <w:sz w:val="24"/>
            <w:szCs w:val="24"/>
            <w:rPrChange w:id="1572" w:author="Engr.Azaz" w:date="2020-11-08T00:23:00Z">
              <w:rPr/>
            </w:rPrChange>
          </w:rPr>
          <w:t xml:space="preserve">Proakis, J. G., &amp; Manolakis, D. G. (2004). Digital signal processing. </w:t>
        </w:r>
        <w:r w:rsidRPr="00CB6CBE">
          <w:rPr>
            <w:rFonts w:ascii="Times New Roman" w:hAnsi="Times New Roman" w:cs="Times New Roman"/>
            <w:i/>
            <w:sz w:val="24"/>
            <w:szCs w:val="24"/>
            <w:rPrChange w:id="1573" w:author="Engr.Azaz" w:date="2020-11-08T00:23:00Z">
              <w:rPr>
                <w:i/>
              </w:rPr>
            </w:rPrChange>
          </w:rPr>
          <w:t>PHI Publication: New Delhi, India</w:t>
        </w:r>
        <w:r w:rsidRPr="00CB6CBE">
          <w:rPr>
            <w:rFonts w:ascii="Times New Roman" w:hAnsi="Times New Roman" w:cs="Times New Roman"/>
            <w:sz w:val="24"/>
            <w:szCs w:val="24"/>
            <w:rPrChange w:id="1574" w:author="Engr.Azaz" w:date="2020-11-08T00:23:00Z">
              <w:rPr/>
            </w:rPrChange>
          </w:rPr>
          <w:t xml:space="preserve">. </w:t>
        </w:r>
      </w:ins>
    </w:p>
    <w:p w14:paraId="7E6C3BF9" w14:textId="1C6864FF" w:rsidR="00725766" w:rsidRPr="00CB6CBE" w:rsidRDefault="00955A62">
      <w:pPr>
        <w:pStyle w:val="EndNoteBibliography"/>
        <w:spacing w:line="360" w:lineRule="auto"/>
        <w:jc w:val="both"/>
        <w:rPr>
          <w:rFonts w:ascii="Times New Roman" w:hAnsi="Times New Roman" w:cs="Times New Roman"/>
          <w:sz w:val="24"/>
          <w:szCs w:val="24"/>
          <w:rPrChange w:id="1575" w:author="Engr.Azaz" w:date="2020-11-08T00:24:00Z">
            <w:rPr/>
          </w:rPrChange>
        </w:rPr>
        <w:pPrChange w:id="1576" w:author="Engr.Azaz" w:date="2020-11-08T00:24:00Z">
          <w:pPr>
            <w:pStyle w:val="EndNoteBibliography"/>
            <w:spacing w:after="0"/>
            <w:ind w:left="720" w:hanging="720"/>
          </w:pPr>
        </w:pPrChange>
      </w:pPr>
      <w:ins w:id="1577" w:author="Engr.Azaz" w:date="2020-11-08T00:06:00Z">
        <w:r>
          <w:fldChar w:fldCharType="end"/>
        </w:r>
      </w:ins>
      <w:r w:rsidR="009222E1" w:rsidRPr="00CB6CBE">
        <w:rPr>
          <w:rFonts w:ascii="Times New Roman" w:hAnsi="Times New Roman" w:cs="Times New Roman"/>
          <w:sz w:val="24"/>
          <w:szCs w:val="24"/>
          <w:rPrChange w:id="1578" w:author="Engr.Azaz" w:date="2020-11-08T00:24:00Z">
            <w:rPr>
              <w:rFonts w:ascii="Times New Roman" w:hAnsi="Times New Roman" w:cs="Times New Roman"/>
              <w:sz w:val="24"/>
              <w:szCs w:val="24"/>
            </w:rPr>
          </w:rPrChange>
        </w:rPr>
        <w:fldChar w:fldCharType="begin"/>
      </w:r>
      <w:r w:rsidR="009222E1" w:rsidRPr="00CB6CBE">
        <w:rPr>
          <w:rFonts w:ascii="Times New Roman" w:hAnsi="Times New Roman" w:cs="Times New Roman"/>
          <w:sz w:val="24"/>
          <w:szCs w:val="24"/>
        </w:rPr>
        <w:instrText xml:space="preserve"> ADDIN EN.REFLIST </w:instrText>
      </w:r>
      <w:r w:rsidR="009222E1" w:rsidRPr="00CB6CBE">
        <w:rPr>
          <w:rFonts w:ascii="Times New Roman" w:hAnsi="Times New Roman" w:cs="Times New Roman"/>
          <w:sz w:val="24"/>
          <w:szCs w:val="24"/>
          <w:rPrChange w:id="1579" w:author="Engr.Azaz" w:date="2020-11-08T00:24:00Z">
            <w:rPr>
              <w:rFonts w:ascii="Times New Roman" w:hAnsi="Times New Roman" w:cs="Times New Roman"/>
              <w:noProof w:val="0"/>
              <w:sz w:val="24"/>
              <w:szCs w:val="24"/>
            </w:rPr>
          </w:rPrChange>
        </w:rPr>
        <w:fldChar w:fldCharType="separate"/>
      </w:r>
      <w:bookmarkStart w:id="1580" w:name="_ENREF_1"/>
      <w:r w:rsidR="00725766" w:rsidRPr="00CB6CBE">
        <w:rPr>
          <w:rFonts w:ascii="Times New Roman" w:hAnsi="Times New Roman" w:cs="Times New Roman"/>
          <w:sz w:val="24"/>
          <w:szCs w:val="24"/>
          <w:rPrChange w:id="1581" w:author="Engr.Azaz" w:date="2020-11-08T00:24:00Z">
            <w:rPr/>
          </w:rPrChange>
        </w:rPr>
        <w:t xml:space="preserve">Derrick, T. R., &amp; Thomas, J. M. (2004). Time series analysis: the cross-correlation function. </w:t>
      </w:r>
      <w:bookmarkEnd w:id="1580"/>
    </w:p>
    <w:p w14:paraId="15A378BE" w14:textId="77777777" w:rsidR="00B45C4E" w:rsidRPr="00CB6CBE" w:rsidRDefault="00B45C4E">
      <w:pPr>
        <w:pStyle w:val="EndNoteBibliography"/>
        <w:spacing w:after="0" w:line="360" w:lineRule="auto"/>
        <w:ind w:left="720" w:hanging="720"/>
        <w:jc w:val="both"/>
        <w:rPr>
          <w:ins w:id="1582" w:author="Engr.Azaz" w:date="2020-11-08T00:13:00Z"/>
          <w:rFonts w:ascii="Times New Roman" w:hAnsi="Times New Roman" w:cs="Times New Roman"/>
          <w:sz w:val="24"/>
          <w:szCs w:val="24"/>
          <w:rPrChange w:id="1583" w:author="Engr.Azaz" w:date="2020-11-08T00:24:00Z">
            <w:rPr>
              <w:ins w:id="1584" w:author="Engr.Azaz" w:date="2020-11-08T00:13:00Z"/>
            </w:rPr>
          </w:rPrChange>
        </w:rPr>
        <w:pPrChange w:id="1585" w:author="Engr.Azaz" w:date="2020-11-08T00:24:00Z">
          <w:pPr>
            <w:pStyle w:val="EndNoteBibliography"/>
            <w:spacing w:after="0"/>
            <w:ind w:left="720" w:hanging="720"/>
          </w:pPr>
        </w:pPrChange>
      </w:pPr>
      <w:bookmarkStart w:id="1586" w:name="_ENREF_2"/>
      <w:ins w:id="1587" w:author="Engr.Azaz" w:date="2020-11-08T00:13:00Z">
        <w:r w:rsidRPr="00CB6CBE">
          <w:rPr>
            <w:rFonts w:ascii="Times New Roman" w:hAnsi="Times New Roman" w:cs="Times New Roman"/>
            <w:sz w:val="24"/>
            <w:szCs w:val="24"/>
            <w:rPrChange w:id="1588" w:author="Engr.Azaz" w:date="2020-11-08T00:24:00Z">
              <w:rPr/>
            </w:rPrChange>
          </w:rPr>
          <w:t xml:space="preserve">Yoo, J.-C., Choi, B. D., &amp; Choi, H.-K. (2010). 1-D fast normalized cross-correlation using additions. </w:t>
        </w:r>
        <w:r w:rsidRPr="00CB6CBE">
          <w:rPr>
            <w:rFonts w:ascii="Times New Roman" w:hAnsi="Times New Roman" w:cs="Times New Roman"/>
            <w:i/>
            <w:sz w:val="24"/>
            <w:szCs w:val="24"/>
            <w:rPrChange w:id="1589" w:author="Engr.Azaz" w:date="2020-11-08T00:24:00Z">
              <w:rPr>
                <w:i/>
              </w:rPr>
            </w:rPrChange>
          </w:rPr>
          <w:t>Digital Signal Processing, 20</w:t>
        </w:r>
        <w:r w:rsidRPr="00CB6CBE">
          <w:rPr>
            <w:rFonts w:ascii="Times New Roman" w:hAnsi="Times New Roman" w:cs="Times New Roman"/>
            <w:sz w:val="24"/>
            <w:szCs w:val="24"/>
            <w:rPrChange w:id="1590" w:author="Engr.Azaz" w:date="2020-11-08T00:24:00Z">
              <w:rPr/>
            </w:rPrChange>
          </w:rPr>
          <w:t xml:space="preserve">(5), 1482-1493. </w:t>
        </w:r>
      </w:ins>
    </w:p>
    <w:p w14:paraId="5290BE7B" w14:textId="46E032FD" w:rsidR="00B45C4E" w:rsidRPr="00CB6CBE" w:rsidRDefault="00955A62">
      <w:pPr>
        <w:pStyle w:val="EndNoteBibliography"/>
        <w:spacing w:line="360" w:lineRule="auto"/>
        <w:ind w:left="720" w:hanging="720"/>
        <w:jc w:val="both"/>
        <w:rPr>
          <w:ins w:id="1591" w:author="Engr.Azaz" w:date="2020-11-08T00:11:00Z"/>
          <w:rFonts w:ascii="Times New Roman" w:hAnsi="Times New Roman" w:cs="Times New Roman"/>
          <w:sz w:val="24"/>
          <w:szCs w:val="24"/>
          <w:rPrChange w:id="1592" w:author="Engr.Azaz" w:date="2020-11-08T00:24:00Z">
            <w:rPr>
              <w:ins w:id="1593" w:author="Engr.Azaz" w:date="2020-11-08T00:11:00Z"/>
            </w:rPr>
          </w:rPrChange>
        </w:rPr>
        <w:pPrChange w:id="1594" w:author="Engr.Azaz" w:date="2020-11-08T00:24:00Z">
          <w:pPr>
            <w:pStyle w:val="EndNoteBibliography"/>
            <w:ind w:left="720" w:hanging="720"/>
          </w:pPr>
        </w:pPrChange>
      </w:pPr>
      <w:ins w:id="1595" w:author="Engr.Azaz" w:date="2020-11-08T00:02:00Z">
        <w:r w:rsidRPr="00CB6CBE">
          <w:rPr>
            <w:rFonts w:ascii="Times New Roman" w:hAnsi="Times New Roman" w:cs="Times New Roman"/>
            <w:sz w:val="24"/>
            <w:szCs w:val="24"/>
            <w:rPrChange w:id="1596" w:author="Engr.Azaz" w:date="2020-11-08T00:24:00Z">
              <w:rPr/>
            </w:rPrChange>
          </w:rPr>
          <w:t xml:space="preserve">Rao, Y. R., Prathapani, N., &amp; Nagabhooshanam, E. (2014). Application of normalized cross correlation to image registration. </w:t>
        </w:r>
        <w:r w:rsidRPr="00CB6CBE">
          <w:rPr>
            <w:rFonts w:ascii="Times New Roman" w:hAnsi="Times New Roman" w:cs="Times New Roman"/>
            <w:i/>
            <w:sz w:val="24"/>
            <w:szCs w:val="24"/>
            <w:rPrChange w:id="1597" w:author="Engr.Azaz" w:date="2020-11-08T00:24:00Z">
              <w:rPr>
                <w:i/>
              </w:rPr>
            </w:rPrChange>
          </w:rPr>
          <w:t>International Journal of Research in Engineering and Technology, 3</w:t>
        </w:r>
        <w:r w:rsidRPr="00CB6CBE">
          <w:rPr>
            <w:rFonts w:ascii="Times New Roman" w:hAnsi="Times New Roman" w:cs="Times New Roman"/>
            <w:sz w:val="24"/>
            <w:szCs w:val="24"/>
            <w:rPrChange w:id="1598" w:author="Engr.Azaz" w:date="2020-11-08T00:24:00Z">
              <w:rPr/>
            </w:rPrChange>
          </w:rPr>
          <w:t>(5), 12-16.</w:t>
        </w:r>
      </w:ins>
    </w:p>
    <w:p w14:paraId="316DFC70" w14:textId="6C63FA93" w:rsidR="00955A62" w:rsidRPr="00CB6CBE" w:rsidRDefault="00955A62">
      <w:pPr>
        <w:pStyle w:val="EndNoteBibliography"/>
        <w:spacing w:line="360" w:lineRule="auto"/>
        <w:ind w:left="720" w:hanging="720"/>
        <w:jc w:val="both"/>
        <w:rPr>
          <w:ins w:id="1599" w:author="Engr.Azaz" w:date="2020-11-08T00:01:00Z"/>
          <w:rFonts w:ascii="Times New Roman" w:hAnsi="Times New Roman" w:cs="Times New Roman"/>
          <w:sz w:val="24"/>
          <w:szCs w:val="24"/>
          <w:rPrChange w:id="1600" w:author="Engr.Azaz" w:date="2020-11-08T00:24:00Z">
            <w:rPr>
              <w:ins w:id="1601" w:author="Engr.Azaz" w:date="2020-11-08T00:01:00Z"/>
            </w:rPr>
          </w:rPrChange>
        </w:rPr>
        <w:pPrChange w:id="1602" w:author="Engr.Azaz" w:date="2020-11-08T00:24:00Z">
          <w:pPr>
            <w:pStyle w:val="EndNoteBibliography"/>
            <w:ind w:left="720" w:hanging="720"/>
          </w:pPr>
        </w:pPrChange>
      </w:pPr>
      <w:ins w:id="1603" w:author="Engr.Azaz" w:date="2020-11-08T00:01:00Z">
        <w:r w:rsidRPr="00CB6CBE">
          <w:rPr>
            <w:rFonts w:ascii="Times New Roman" w:hAnsi="Times New Roman" w:cs="Times New Roman"/>
            <w:sz w:val="24"/>
            <w:szCs w:val="24"/>
            <w:rPrChange w:id="1604" w:author="Engr.Azaz" w:date="2020-11-08T00:24:00Z">
              <w:rPr/>
            </w:rPrChange>
          </w:rPr>
          <w:t xml:space="preserve">Zhang, K., Lu, J., Lafruit, G., Lauwereins, R., &amp; Van Gool, L. (2009). </w:t>
        </w:r>
        <w:r w:rsidRPr="00CB6CBE">
          <w:rPr>
            <w:rFonts w:ascii="Times New Roman" w:hAnsi="Times New Roman" w:cs="Times New Roman"/>
            <w:i/>
            <w:sz w:val="24"/>
            <w:szCs w:val="24"/>
            <w:rPrChange w:id="1605" w:author="Engr.Azaz" w:date="2020-11-08T00:24:00Z">
              <w:rPr>
                <w:i/>
              </w:rPr>
            </w:rPrChange>
          </w:rPr>
          <w:t>Robust stereo matching with fast normalized cross-correlation over shape-adaptive regions.</w:t>
        </w:r>
        <w:r w:rsidRPr="00CB6CBE">
          <w:rPr>
            <w:rFonts w:ascii="Times New Roman" w:hAnsi="Times New Roman" w:cs="Times New Roman"/>
            <w:sz w:val="24"/>
            <w:szCs w:val="24"/>
            <w:rPrChange w:id="1606" w:author="Engr.Azaz" w:date="2020-11-08T00:24:00Z">
              <w:rPr/>
            </w:rPrChange>
          </w:rPr>
          <w:t xml:space="preserve"> Paper presented at the 2009 16th IEEE International Conference on Image Processing (ICIP).</w:t>
        </w:r>
      </w:ins>
    </w:p>
    <w:p w14:paraId="216F63D2" w14:textId="77777777" w:rsidR="00725766" w:rsidRPr="00CB6CBE" w:rsidRDefault="00725766">
      <w:pPr>
        <w:pStyle w:val="EndNoteBibliography"/>
        <w:spacing w:after="0" w:line="360" w:lineRule="auto"/>
        <w:ind w:left="720" w:hanging="720"/>
        <w:jc w:val="both"/>
        <w:rPr>
          <w:rFonts w:ascii="Times New Roman" w:hAnsi="Times New Roman" w:cs="Times New Roman"/>
          <w:sz w:val="24"/>
          <w:szCs w:val="24"/>
          <w:rPrChange w:id="1607" w:author="Engr.Azaz" w:date="2020-11-08T00:24:00Z">
            <w:rPr/>
          </w:rPrChange>
        </w:rPr>
        <w:pPrChange w:id="1608" w:author="Engr.Azaz" w:date="2020-11-08T00:24:00Z">
          <w:pPr>
            <w:pStyle w:val="EndNoteBibliography"/>
            <w:spacing w:after="0"/>
            <w:ind w:left="720" w:hanging="720"/>
          </w:pPr>
        </w:pPrChange>
      </w:pPr>
      <w:r w:rsidRPr="00CB6CBE">
        <w:rPr>
          <w:rFonts w:ascii="Times New Roman" w:hAnsi="Times New Roman" w:cs="Times New Roman"/>
          <w:sz w:val="24"/>
          <w:szCs w:val="24"/>
          <w:rPrChange w:id="1609" w:author="Engr.Azaz" w:date="2020-11-08T00:24:00Z">
            <w:rPr/>
          </w:rPrChange>
        </w:rPr>
        <w:t xml:space="preserve">Huang, T. (1996). Computer vision: Evolution and promise. </w:t>
      </w:r>
      <w:bookmarkEnd w:id="1586"/>
    </w:p>
    <w:p w14:paraId="6CDB0DE8" w14:textId="77777777" w:rsidR="00725766" w:rsidRPr="00CB6CBE" w:rsidRDefault="00725766">
      <w:pPr>
        <w:pStyle w:val="EndNoteBibliography"/>
        <w:spacing w:after="0" w:line="360" w:lineRule="auto"/>
        <w:ind w:left="720" w:hanging="720"/>
        <w:jc w:val="both"/>
        <w:rPr>
          <w:rFonts w:ascii="Times New Roman" w:hAnsi="Times New Roman" w:cs="Times New Roman"/>
          <w:sz w:val="24"/>
          <w:szCs w:val="24"/>
          <w:rPrChange w:id="1610" w:author="Engr.Azaz" w:date="2020-11-08T00:24:00Z">
            <w:rPr/>
          </w:rPrChange>
        </w:rPr>
        <w:pPrChange w:id="1611" w:author="Engr.Azaz" w:date="2020-11-08T00:24:00Z">
          <w:pPr>
            <w:pStyle w:val="EndNoteBibliography"/>
            <w:spacing w:after="0"/>
            <w:ind w:left="720" w:hanging="720"/>
          </w:pPr>
        </w:pPrChange>
      </w:pPr>
      <w:bookmarkStart w:id="1612" w:name="_ENREF_3"/>
      <w:r w:rsidRPr="00CB6CBE">
        <w:rPr>
          <w:rFonts w:ascii="Times New Roman" w:hAnsi="Times New Roman" w:cs="Times New Roman"/>
          <w:sz w:val="24"/>
          <w:szCs w:val="24"/>
          <w:rPrChange w:id="1613" w:author="Engr.Azaz" w:date="2020-11-08T00:24:00Z">
            <w:rPr/>
          </w:rPrChange>
        </w:rPr>
        <w:t xml:space="preserve">Kanellakis, C., &amp; Nikolakopoulos, G. (2017). Survey on computer vision for UAVs: Current developments and trends. </w:t>
      </w:r>
      <w:r w:rsidRPr="00CB6CBE">
        <w:rPr>
          <w:rFonts w:ascii="Times New Roman" w:hAnsi="Times New Roman" w:cs="Times New Roman"/>
          <w:i/>
          <w:sz w:val="24"/>
          <w:szCs w:val="24"/>
          <w:rPrChange w:id="1614" w:author="Engr.Azaz" w:date="2020-11-08T00:24:00Z">
            <w:rPr>
              <w:i/>
            </w:rPr>
          </w:rPrChange>
        </w:rPr>
        <w:t>Journal of Intelligent &amp; Robotic Systems, 87</w:t>
      </w:r>
      <w:r w:rsidRPr="00CB6CBE">
        <w:rPr>
          <w:rFonts w:ascii="Times New Roman" w:hAnsi="Times New Roman" w:cs="Times New Roman"/>
          <w:sz w:val="24"/>
          <w:szCs w:val="24"/>
          <w:rPrChange w:id="1615" w:author="Engr.Azaz" w:date="2020-11-08T00:24:00Z">
            <w:rPr/>
          </w:rPrChange>
        </w:rPr>
        <w:t xml:space="preserve">(1), 141-168. </w:t>
      </w:r>
      <w:bookmarkEnd w:id="1612"/>
    </w:p>
    <w:p w14:paraId="144B1FC1" w14:textId="77777777" w:rsidR="00725766" w:rsidRPr="00CB6CBE" w:rsidRDefault="00725766">
      <w:pPr>
        <w:pStyle w:val="EndNoteBibliography"/>
        <w:spacing w:after="0" w:line="360" w:lineRule="auto"/>
        <w:ind w:left="720" w:hanging="720"/>
        <w:jc w:val="both"/>
        <w:rPr>
          <w:rFonts w:ascii="Times New Roman" w:hAnsi="Times New Roman" w:cs="Times New Roman"/>
          <w:sz w:val="24"/>
          <w:szCs w:val="24"/>
          <w:rPrChange w:id="1616" w:author="Engr.Azaz" w:date="2020-11-08T00:24:00Z">
            <w:rPr/>
          </w:rPrChange>
        </w:rPr>
        <w:pPrChange w:id="1617" w:author="Engr.Azaz" w:date="2020-11-08T00:24:00Z">
          <w:pPr>
            <w:pStyle w:val="EndNoteBibliography"/>
            <w:spacing w:after="0"/>
            <w:ind w:left="720" w:hanging="720"/>
          </w:pPr>
        </w:pPrChange>
      </w:pPr>
      <w:bookmarkStart w:id="1618" w:name="_ENREF_4"/>
      <w:r w:rsidRPr="00CB6CBE">
        <w:rPr>
          <w:rFonts w:ascii="Times New Roman" w:hAnsi="Times New Roman" w:cs="Times New Roman"/>
          <w:sz w:val="24"/>
          <w:szCs w:val="24"/>
          <w:rPrChange w:id="1619" w:author="Engr.Azaz" w:date="2020-11-08T00:24:00Z">
            <w:rPr/>
          </w:rPrChange>
        </w:rPr>
        <w:t xml:space="preserve">Varija Raghu, S., &amp; Thamankar, R. (2020). A Comparative Study of Crystallography and Defect Structure of Corneal Nipple Array in Daphnis nerii Moth and Papilio polytes Butterfly Eye. </w:t>
      </w:r>
      <w:r w:rsidRPr="00CB6CBE">
        <w:rPr>
          <w:rFonts w:ascii="Times New Roman" w:hAnsi="Times New Roman" w:cs="Times New Roman"/>
          <w:i/>
          <w:sz w:val="24"/>
          <w:szCs w:val="24"/>
          <w:rPrChange w:id="1620" w:author="Engr.Azaz" w:date="2020-11-08T00:24:00Z">
            <w:rPr>
              <w:i/>
            </w:rPr>
          </w:rPrChange>
        </w:rPr>
        <w:t>ACS omega, 5</w:t>
      </w:r>
      <w:r w:rsidRPr="00CB6CBE">
        <w:rPr>
          <w:rFonts w:ascii="Times New Roman" w:hAnsi="Times New Roman" w:cs="Times New Roman"/>
          <w:sz w:val="24"/>
          <w:szCs w:val="24"/>
          <w:rPrChange w:id="1621" w:author="Engr.Azaz" w:date="2020-11-08T00:24:00Z">
            <w:rPr/>
          </w:rPrChange>
        </w:rPr>
        <w:t xml:space="preserve">(37), 23662-23671. </w:t>
      </w:r>
      <w:bookmarkEnd w:id="1618"/>
    </w:p>
    <w:p w14:paraId="2CE88A76" w14:textId="77777777" w:rsidR="00725766" w:rsidRPr="00CB6CBE" w:rsidRDefault="00725766">
      <w:pPr>
        <w:pStyle w:val="EndNoteBibliography"/>
        <w:spacing w:line="360" w:lineRule="auto"/>
        <w:ind w:left="720" w:hanging="720"/>
        <w:jc w:val="both"/>
        <w:rPr>
          <w:rFonts w:ascii="Times New Roman" w:hAnsi="Times New Roman" w:cs="Times New Roman"/>
          <w:sz w:val="24"/>
          <w:szCs w:val="24"/>
          <w:rPrChange w:id="1622" w:author="Engr.Azaz" w:date="2020-11-08T00:24:00Z">
            <w:rPr/>
          </w:rPrChange>
        </w:rPr>
        <w:pPrChange w:id="1623" w:author="Engr.Azaz" w:date="2020-11-08T00:24:00Z">
          <w:pPr>
            <w:pStyle w:val="EndNoteBibliography"/>
            <w:ind w:left="720" w:hanging="720"/>
          </w:pPr>
        </w:pPrChange>
      </w:pPr>
      <w:bookmarkStart w:id="1624" w:name="_ENREF_5"/>
      <w:r w:rsidRPr="00CB6CBE">
        <w:rPr>
          <w:rFonts w:ascii="Times New Roman" w:hAnsi="Times New Roman" w:cs="Times New Roman"/>
          <w:sz w:val="24"/>
          <w:szCs w:val="24"/>
          <w:rPrChange w:id="1625" w:author="Engr.Azaz" w:date="2020-11-08T00:24:00Z">
            <w:rPr/>
          </w:rPrChange>
        </w:rPr>
        <w:t xml:space="preserve">WEINHAUS, F. (2014). ACCELERATED TEMPLATE MATCHING USING LOCAL STATISTICS AND FOURIER TRANSFORMS. </w:t>
      </w:r>
      <w:bookmarkEnd w:id="1624"/>
    </w:p>
    <w:p w14:paraId="719FF7C8" w14:textId="57C4C575" w:rsidR="00041C0E" w:rsidRPr="009F5C41" w:rsidRDefault="009222E1">
      <w:pPr>
        <w:tabs>
          <w:tab w:val="left" w:pos="2820"/>
        </w:tabs>
        <w:spacing w:line="360" w:lineRule="auto"/>
        <w:jc w:val="both"/>
        <w:rPr>
          <w:rFonts w:ascii="Times New Roman" w:hAnsi="Times New Roman" w:cs="Times New Roman"/>
          <w:sz w:val="24"/>
          <w:szCs w:val="24"/>
          <w:rPrChange w:id="1626" w:author="Azaz Farooq" w:date="2020-11-06T15:16:00Z">
            <w:rPr/>
          </w:rPrChange>
        </w:rPr>
        <w:pPrChange w:id="1627" w:author="Engr.Azaz" w:date="2020-11-08T00:24:00Z">
          <w:pPr>
            <w:spacing w:line="360" w:lineRule="auto"/>
            <w:jc w:val="both"/>
          </w:pPr>
        </w:pPrChange>
      </w:pPr>
      <w:r w:rsidRPr="00CB6CBE">
        <w:rPr>
          <w:rFonts w:ascii="Times New Roman" w:hAnsi="Times New Roman" w:cs="Times New Roman"/>
          <w:sz w:val="24"/>
          <w:szCs w:val="24"/>
          <w:rPrChange w:id="1628" w:author="Engr.Azaz" w:date="2020-11-08T00:24:00Z">
            <w:rPr>
              <w:rFonts w:ascii="Times New Roman" w:hAnsi="Times New Roman" w:cs="Times New Roman"/>
              <w:sz w:val="24"/>
              <w:szCs w:val="24"/>
            </w:rPr>
          </w:rPrChange>
        </w:rPr>
        <w:fldChar w:fldCharType="end"/>
      </w:r>
      <w:ins w:id="1629" w:author="Engr.Azaz" w:date="2020-11-08T00:08:00Z">
        <w:r w:rsidR="00055E01">
          <w:rPr>
            <w:rFonts w:ascii="Times New Roman" w:hAnsi="Times New Roman" w:cs="Times New Roman"/>
            <w:sz w:val="24"/>
            <w:szCs w:val="24"/>
          </w:rPr>
          <w:tab/>
        </w:r>
      </w:ins>
    </w:p>
    <w:sectPr w:rsidR="00041C0E" w:rsidRPr="009F5C41" w:rsidSect="00927BF1">
      <w:pgSz w:w="11906" w:h="16838"/>
      <w:pgMar w:top="1440" w:right="1440" w:bottom="851"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7F8A90" w14:textId="77777777" w:rsidR="00D43739" w:rsidRDefault="00D43739" w:rsidP="00A04C74">
      <w:pPr>
        <w:spacing w:after="0" w:line="240" w:lineRule="auto"/>
      </w:pPr>
      <w:r>
        <w:separator/>
      </w:r>
    </w:p>
  </w:endnote>
  <w:endnote w:type="continuationSeparator" w:id="0">
    <w:p w14:paraId="34A8D16F" w14:textId="77777777" w:rsidR="00D43739" w:rsidRDefault="00D43739" w:rsidP="00A04C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FB5299" w14:textId="77777777" w:rsidR="00D43739" w:rsidRDefault="00D43739" w:rsidP="00A04C74">
      <w:pPr>
        <w:spacing w:after="0" w:line="240" w:lineRule="auto"/>
      </w:pPr>
      <w:r>
        <w:separator/>
      </w:r>
    </w:p>
  </w:footnote>
  <w:footnote w:type="continuationSeparator" w:id="0">
    <w:p w14:paraId="70F3C8DC" w14:textId="77777777" w:rsidR="00D43739" w:rsidRDefault="00D43739" w:rsidP="00A04C74">
      <w:pPr>
        <w:spacing w:after="0" w:line="240" w:lineRule="auto"/>
      </w:pPr>
      <w:r>
        <w:continuationSeparator/>
      </w:r>
    </w:p>
  </w:footnote>
  <w:footnote w:id="1">
    <w:p w14:paraId="519D20FC" w14:textId="77777777" w:rsidR="00A04C74" w:rsidRPr="006B507A" w:rsidDel="00BB04D8" w:rsidRDefault="00A04C74">
      <w:pPr>
        <w:pStyle w:val="FootnoteText"/>
        <w:jc w:val="both"/>
        <w:rPr>
          <w:del w:id="26" w:author="Azaz Farooq" w:date="2020-11-06T21:48:00Z"/>
          <w:rFonts w:asciiTheme="majorHAnsi" w:hAnsiTheme="majorHAnsi"/>
          <w:sz w:val="18"/>
          <w:szCs w:val="18"/>
          <w:rPrChange w:id="27" w:author="Azaz Farooq" w:date="2020-11-06T11:57:00Z">
            <w:rPr>
              <w:del w:id="28" w:author="Azaz Farooq" w:date="2020-11-06T21:48:00Z"/>
            </w:rPr>
          </w:rPrChange>
        </w:rPr>
        <w:pPrChange w:id="29" w:author="Azaz Farooq" w:date="2020-11-06T11:57:00Z">
          <w:pPr>
            <w:pStyle w:val="FootnoteText"/>
          </w:pPr>
        </w:pPrChange>
      </w:pPr>
      <w:del w:id="30" w:author="Azaz Farooq" w:date="2020-11-06T21:48:00Z">
        <w:r w:rsidDel="00BB04D8">
          <w:rPr>
            <w:rStyle w:val="FootnoteReference"/>
          </w:rPr>
          <w:footnoteRef/>
        </w:r>
        <w:r w:rsidDel="00BB04D8">
          <w:delText xml:space="preserve"> </w:delText>
        </w:r>
        <w:r w:rsidRPr="006B507A" w:rsidDel="00BB04D8">
          <w:rPr>
            <w:rFonts w:asciiTheme="majorHAnsi" w:hAnsiTheme="majorHAnsi" w:cs="Arial"/>
            <w:sz w:val="18"/>
            <w:szCs w:val="18"/>
            <w:rPrChange w:id="31" w:author="Azaz Farooq" w:date="2020-11-06T11:57:00Z">
              <w:rPr>
                <w:rFonts w:ascii="Arial" w:hAnsi="Arial" w:cs="Arial"/>
                <w:sz w:val="21"/>
                <w:szCs w:val="21"/>
              </w:rPr>
            </w:rPrChange>
          </w:rPr>
          <w:delText>Huang, T.Computer vision: Evolution and promise.CERN EURO-PEAN ORGANIZATION FOR NUCLEAR RESEARCH-REPORTS-CERN(1996), 21–26</w:delText>
        </w:r>
      </w:del>
    </w:p>
  </w:footnote>
  <w:footnote w:id="2">
    <w:p w14:paraId="14073DD7" w14:textId="77777777" w:rsidR="00A04C74" w:rsidRPr="006B507A" w:rsidDel="002A70A0" w:rsidRDefault="00A04C74">
      <w:pPr>
        <w:pStyle w:val="FootnoteText"/>
        <w:jc w:val="both"/>
        <w:rPr>
          <w:del w:id="48" w:author="Azaz Farooq" w:date="2020-11-06T21:51:00Z"/>
          <w:rFonts w:asciiTheme="majorHAnsi" w:hAnsiTheme="majorHAnsi"/>
          <w:sz w:val="18"/>
          <w:szCs w:val="18"/>
          <w:rPrChange w:id="49" w:author="Azaz Farooq" w:date="2020-11-06T11:57:00Z">
            <w:rPr>
              <w:del w:id="50" w:author="Azaz Farooq" w:date="2020-11-06T21:51:00Z"/>
            </w:rPr>
          </w:rPrChange>
        </w:rPr>
        <w:pPrChange w:id="51" w:author="Azaz Farooq" w:date="2020-11-06T11:57:00Z">
          <w:pPr>
            <w:pStyle w:val="FootnoteText"/>
          </w:pPr>
        </w:pPrChange>
      </w:pPr>
      <w:del w:id="52" w:author="Azaz Farooq" w:date="2020-11-06T21:51:00Z">
        <w:r w:rsidRPr="006B507A" w:rsidDel="002A70A0">
          <w:rPr>
            <w:rStyle w:val="FootnoteReference"/>
            <w:rFonts w:asciiTheme="majorHAnsi" w:hAnsiTheme="majorHAnsi"/>
            <w:sz w:val="18"/>
            <w:szCs w:val="18"/>
            <w:rPrChange w:id="53" w:author="Azaz Farooq" w:date="2020-11-06T11:57:00Z">
              <w:rPr>
                <w:rStyle w:val="FootnoteReference"/>
              </w:rPr>
            </w:rPrChange>
          </w:rPr>
          <w:footnoteRef/>
        </w:r>
        <w:r w:rsidRPr="006B507A" w:rsidDel="002A70A0">
          <w:rPr>
            <w:rFonts w:asciiTheme="majorHAnsi" w:hAnsiTheme="majorHAnsi"/>
            <w:sz w:val="18"/>
            <w:szCs w:val="18"/>
            <w:rPrChange w:id="54" w:author="Azaz Farooq" w:date="2020-11-06T11:57:00Z">
              <w:rPr/>
            </w:rPrChange>
          </w:rPr>
          <w:delText xml:space="preserve"> </w:delText>
        </w:r>
        <w:r w:rsidRPr="006B507A" w:rsidDel="002A70A0">
          <w:rPr>
            <w:rFonts w:asciiTheme="majorHAnsi" w:hAnsiTheme="majorHAnsi" w:cs="Arial"/>
            <w:sz w:val="18"/>
            <w:szCs w:val="18"/>
            <w:rPrChange w:id="55" w:author="Azaz Farooq" w:date="2020-11-06T11:57:00Z">
              <w:rPr>
                <w:rFonts w:ascii="Arial" w:hAnsi="Arial" w:cs="Arial"/>
                <w:sz w:val="21"/>
                <w:szCs w:val="21"/>
              </w:rPr>
            </w:rPrChange>
          </w:rPr>
          <w:delText>Szeliski, R.Computer vision: algorithms and applications. SpringerScience &amp; Business Media, 2010</w:delText>
        </w:r>
      </w:del>
    </w:p>
  </w:footnote>
  <w:footnote w:id="3">
    <w:p w14:paraId="74DC0FDC" w14:textId="77777777" w:rsidR="00A04C74" w:rsidRPr="006B507A" w:rsidDel="00DF2818" w:rsidRDefault="00A04C74">
      <w:pPr>
        <w:jc w:val="both"/>
        <w:rPr>
          <w:del w:id="99" w:author="Azaz Farooq" w:date="2020-11-06T21:53:00Z"/>
          <w:rFonts w:asciiTheme="majorHAnsi" w:hAnsiTheme="majorHAnsi"/>
          <w:color w:val="FF0000"/>
          <w:sz w:val="18"/>
          <w:szCs w:val="18"/>
          <w:rPrChange w:id="100" w:author="Azaz Farooq" w:date="2020-11-06T11:57:00Z">
            <w:rPr>
              <w:del w:id="101" w:author="Azaz Farooq" w:date="2020-11-06T21:53:00Z"/>
              <w:color w:val="FF0000"/>
            </w:rPr>
          </w:rPrChange>
        </w:rPr>
        <w:pPrChange w:id="102" w:author="Azaz Farooq" w:date="2020-11-06T11:57:00Z">
          <w:pPr/>
        </w:pPrChange>
      </w:pPr>
      <w:del w:id="103" w:author="Azaz Farooq" w:date="2020-11-06T21:53:00Z">
        <w:r w:rsidRPr="006B507A" w:rsidDel="00DF2818">
          <w:rPr>
            <w:rStyle w:val="FootnoteReference"/>
            <w:rFonts w:asciiTheme="majorHAnsi" w:hAnsiTheme="majorHAnsi"/>
            <w:sz w:val="18"/>
            <w:szCs w:val="18"/>
            <w:rPrChange w:id="104" w:author="Azaz Farooq" w:date="2020-11-06T11:57:00Z">
              <w:rPr>
                <w:rStyle w:val="FootnoteReference"/>
              </w:rPr>
            </w:rPrChange>
          </w:rPr>
          <w:footnoteRef/>
        </w:r>
        <w:r w:rsidRPr="006B507A" w:rsidDel="00DF2818">
          <w:rPr>
            <w:rFonts w:asciiTheme="majorHAnsi" w:hAnsiTheme="majorHAnsi"/>
            <w:sz w:val="18"/>
            <w:szCs w:val="18"/>
            <w:rPrChange w:id="105" w:author="Azaz Farooq" w:date="2020-11-06T11:57:00Z">
              <w:rPr/>
            </w:rPrChange>
          </w:rPr>
          <w:delText xml:space="preserve"> </w:delText>
        </w:r>
        <w:r w:rsidRPr="006B507A" w:rsidDel="00DF2818">
          <w:rPr>
            <w:rFonts w:asciiTheme="majorHAnsi" w:hAnsiTheme="majorHAnsi"/>
            <w:color w:val="FF0000"/>
            <w:sz w:val="18"/>
            <w:szCs w:val="18"/>
            <w:rPrChange w:id="106" w:author="Azaz Farooq" w:date="2020-11-06T11:57:00Z">
              <w:rPr>
                <w:color w:val="FF0000"/>
              </w:rPr>
            </w:rPrChange>
          </w:rPr>
          <w:delText xml:space="preserve">It is an elementary approach to match two image patches, for feature detection  as well as a component of more sophisticated techniques .. There have been many works in literature which use crosscorrelation for matching </w:delText>
        </w:r>
        <w:r w:rsidRPr="006B507A" w:rsidDel="00DF2818">
          <w:rPr>
            <w:rFonts w:asciiTheme="majorHAnsi" w:hAnsiTheme="majorHAnsi"/>
            <w:sz w:val="18"/>
            <w:szCs w:val="18"/>
            <w:rPrChange w:id="107" w:author="Azaz Farooq" w:date="2020-11-06T11:57:00Z">
              <w:rPr>
                <w:rStyle w:val="Hyperlink"/>
              </w:rPr>
            </w:rPrChange>
          </w:rPr>
          <w:fldChar w:fldCharType="begin"/>
        </w:r>
        <w:r w:rsidRPr="006B507A" w:rsidDel="00DF2818">
          <w:rPr>
            <w:rFonts w:asciiTheme="majorHAnsi" w:hAnsiTheme="majorHAnsi"/>
            <w:sz w:val="18"/>
            <w:szCs w:val="18"/>
            <w:rPrChange w:id="108" w:author="Azaz Farooq" w:date="2020-11-06T11:57:00Z">
              <w:rPr/>
            </w:rPrChange>
          </w:rPr>
          <w:delInstrText xml:space="preserve"> HYPERLINK "http://citeseerx.ist.psu.edu/viewdoc/download?doi=10.1.1.675.1379&amp;rep=rep1&amp;type=pdf" </w:delInstrText>
        </w:r>
        <w:r w:rsidRPr="006B507A" w:rsidDel="00DF2818">
          <w:rPr>
            <w:rFonts w:asciiTheme="majorHAnsi" w:hAnsiTheme="majorHAnsi"/>
            <w:sz w:val="18"/>
            <w:szCs w:val="18"/>
            <w:rPrChange w:id="109" w:author="Azaz Farooq" w:date="2020-11-06T11:57:00Z">
              <w:rPr>
                <w:rStyle w:val="Hyperlink"/>
              </w:rPr>
            </w:rPrChange>
          </w:rPr>
          <w:fldChar w:fldCharType="separate"/>
        </w:r>
        <w:r w:rsidRPr="006B507A" w:rsidDel="00DF2818">
          <w:rPr>
            <w:rStyle w:val="Hyperlink"/>
            <w:rFonts w:asciiTheme="majorHAnsi" w:hAnsiTheme="majorHAnsi"/>
            <w:sz w:val="18"/>
            <w:szCs w:val="18"/>
            <w:rPrChange w:id="110" w:author="Azaz Farooq" w:date="2020-11-06T11:57:00Z">
              <w:rPr>
                <w:rStyle w:val="Hyperlink"/>
              </w:rPr>
            </w:rPrChange>
          </w:rPr>
          <w:delText>http://citeseerx.ist.psu.edu/viewdoc/download?doi=10.1.1.675.1379&amp;rep=rep1&amp;type=pdf</w:delText>
        </w:r>
        <w:r w:rsidRPr="006B507A" w:rsidDel="00DF2818">
          <w:rPr>
            <w:rStyle w:val="Hyperlink"/>
            <w:rFonts w:asciiTheme="majorHAnsi" w:hAnsiTheme="majorHAnsi"/>
            <w:sz w:val="18"/>
            <w:szCs w:val="18"/>
            <w:rPrChange w:id="111" w:author="Azaz Farooq" w:date="2020-11-06T11:57:00Z">
              <w:rPr>
                <w:rStyle w:val="Hyperlink"/>
              </w:rPr>
            </w:rPrChange>
          </w:rPr>
          <w:fldChar w:fldCharType="end"/>
        </w:r>
      </w:del>
    </w:p>
    <w:p w14:paraId="395951F3" w14:textId="77777777" w:rsidR="00A04C74" w:rsidRPr="006B507A" w:rsidDel="00DF2818" w:rsidRDefault="00A04C74">
      <w:pPr>
        <w:jc w:val="both"/>
        <w:rPr>
          <w:del w:id="112" w:author="Azaz Farooq" w:date="2020-11-06T21:53:00Z"/>
          <w:rFonts w:asciiTheme="majorHAnsi" w:hAnsiTheme="majorHAnsi"/>
          <w:sz w:val="18"/>
          <w:szCs w:val="18"/>
          <w:rPrChange w:id="113" w:author="Azaz Farooq" w:date="2020-11-06T11:57:00Z">
            <w:rPr>
              <w:del w:id="114" w:author="Azaz Farooq" w:date="2020-11-06T21:53:00Z"/>
            </w:rPr>
          </w:rPrChange>
        </w:rPr>
        <w:pPrChange w:id="115" w:author="Azaz Farooq" w:date="2020-11-06T11:57:00Z">
          <w:pPr/>
        </w:pPrChange>
      </w:pPr>
      <w:del w:id="116" w:author="Azaz Farooq" w:date="2020-11-06T21:53:00Z">
        <w:r w:rsidRPr="006B507A" w:rsidDel="00DF2818">
          <w:rPr>
            <w:rFonts w:asciiTheme="majorHAnsi" w:hAnsiTheme="majorHAnsi"/>
            <w:sz w:val="18"/>
            <w:szCs w:val="18"/>
            <w:rPrChange w:id="117" w:author="Azaz Farooq" w:date="2020-11-06T11:57:00Z">
              <w:rPr>
                <w:rStyle w:val="Hyperlink"/>
              </w:rPr>
            </w:rPrChange>
          </w:rPr>
          <w:fldChar w:fldCharType="begin"/>
        </w:r>
        <w:r w:rsidRPr="006B507A" w:rsidDel="00DF2818">
          <w:rPr>
            <w:rFonts w:asciiTheme="majorHAnsi" w:hAnsiTheme="majorHAnsi"/>
            <w:sz w:val="18"/>
            <w:szCs w:val="18"/>
            <w:rPrChange w:id="118" w:author="Azaz Farooq" w:date="2020-11-06T11:57:00Z">
              <w:rPr/>
            </w:rPrChange>
          </w:rPr>
          <w:delInstrText xml:space="preserve"> HYPERLINK "https://ivpl.northwestern.edu/wp-content/uploads/2019/02/Digital-Signal-Processing-Handbook.pdf" </w:delInstrText>
        </w:r>
        <w:r w:rsidRPr="006B507A" w:rsidDel="00DF2818">
          <w:rPr>
            <w:rFonts w:asciiTheme="majorHAnsi" w:hAnsiTheme="majorHAnsi"/>
            <w:sz w:val="18"/>
            <w:szCs w:val="18"/>
            <w:rPrChange w:id="119" w:author="Azaz Farooq" w:date="2020-11-06T11:57:00Z">
              <w:rPr>
                <w:rStyle w:val="Hyperlink"/>
              </w:rPr>
            </w:rPrChange>
          </w:rPr>
          <w:fldChar w:fldCharType="separate"/>
        </w:r>
        <w:r w:rsidRPr="006B507A" w:rsidDel="00DF2818">
          <w:rPr>
            <w:rStyle w:val="Hyperlink"/>
            <w:rFonts w:asciiTheme="majorHAnsi" w:hAnsiTheme="majorHAnsi"/>
            <w:sz w:val="18"/>
            <w:szCs w:val="18"/>
            <w:rPrChange w:id="120" w:author="Azaz Farooq" w:date="2020-11-06T11:57:00Z">
              <w:rPr>
                <w:rStyle w:val="Hyperlink"/>
              </w:rPr>
            </w:rPrChange>
          </w:rPr>
          <w:delText>https://ivpl.northwestern.edu/wp-content/uploads/2019/02/Digital-Signal-Processing-Handbook.pdf</w:delText>
        </w:r>
        <w:r w:rsidRPr="006B507A" w:rsidDel="00DF2818">
          <w:rPr>
            <w:rStyle w:val="Hyperlink"/>
            <w:rFonts w:asciiTheme="majorHAnsi" w:hAnsiTheme="majorHAnsi"/>
            <w:sz w:val="18"/>
            <w:szCs w:val="18"/>
            <w:rPrChange w:id="121" w:author="Azaz Farooq" w:date="2020-11-06T11:57:00Z">
              <w:rPr>
                <w:rStyle w:val="Hyperlink"/>
              </w:rPr>
            </w:rPrChange>
          </w:rPr>
          <w:fldChar w:fldCharType="end"/>
        </w:r>
      </w:del>
    </w:p>
    <w:p w14:paraId="32A9A7D4" w14:textId="77777777" w:rsidR="00A04C74" w:rsidDel="00DF2818" w:rsidRDefault="00A04C74" w:rsidP="00A04C74">
      <w:pPr>
        <w:rPr>
          <w:del w:id="122" w:author="Azaz Farooq" w:date="2020-11-06T21:53:00Z"/>
          <w:color w:val="FF0000"/>
        </w:rPr>
      </w:pPr>
    </w:p>
    <w:p w14:paraId="31982D9C" w14:textId="77777777" w:rsidR="00A04C74" w:rsidDel="00DF2818" w:rsidRDefault="00A04C74" w:rsidP="00A04C74">
      <w:pPr>
        <w:pStyle w:val="FootnoteText"/>
        <w:rPr>
          <w:del w:id="123" w:author="Azaz Farooq" w:date="2020-11-06T21:53:00Z"/>
        </w:rPr>
      </w:pPr>
    </w:p>
  </w:footnote>
  <w:footnote w:id="4">
    <w:p w14:paraId="361A78FD" w14:textId="77777777" w:rsidR="00A04C74" w:rsidRPr="001C20FC" w:rsidDel="00885BDD" w:rsidRDefault="00A04C74" w:rsidP="00A04C74">
      <w:pPr>
        <w:pStyle w:val="FootnoteText"/>
        <w:rPr>
          <w:del w:id="233" w:author="Azaz Farooq" w:date="2020-11-06T21:55:00Z"/>
          <w:lang w:val="en-US"/>
        </w:rPr>
      </w:pPr>
      <w:del w:id="234" w:author="Azaz Farooq" w:date="2020-11-06T21:55:00Z">
        <w:r w:rsidDel="00885BDD">
          <w:rPr>
            <w:rStyle w:val="FootnoteReference"/>
          </w:rPr>
          <w:footnoteRef/>
        </w:r>
        <w:r w:rsidDel="00885BDD">
          <w:delText xml:space="preserve"> ***</w:delText>
        </w:r>
        <w:r w:rsidDel="00885BDD">
          <w:rPr>
            <w:lang w:val="en-US"/>
          </w:rPr>
          <w:delText>More images include in the appendix at the end</w:delText>
        </w:r>
      </w:del>
    </w:p>
  </w:footnote>
  <w:footnote w:id="5">
    <w:p w14:paraId="30A0480B" w14:textId="77777777" w:rsidR="00A04C74" w:rsidRPr="005C0BC7" w:rsidDel="00885BDD" w:rsidRDefault="00A04C74" w:rsidP="00A04C74">
      <w:pPr>
        <w:pStyle w:val="FootnoteText"/>
        <w:rPr>
          <w:del w:id="239" w:author="Azaz Farooq" w:date="2020-11-06T21:55:00Z"/>
          <w:lang w:val="en-US"/>
        </w:rPr>
      </w:pPr>
      <w:del w:id="240" w:author="Azaz Farooq" w:date="2020-11-06T21:55:00Z">
        <w:r w:rsidDel="00885BDD">
          <w:rPr>
            <w:rStyle w:val="FootnoteReference"/>
          </w:rPr>
          <w:footnoteRef/>
        </w:r>
        <w:r w:rsidDel="00885BDD">
          <w:delText xml:space="preserve"> </w:delText>
        </w:r>
        <w:r w:rsidRPr="005C0BC7" w:rsidDel="00885BDD">
          <w:delText>https://pubs.acs.org/doi/10.1021/acsomega.0c02314</w:delText>
        </w:r>
      </w:del>
    </w:p>
  </w:footnote>
  <w:footnote w:id="6">
    <w:p w14:paraId="0FF8A870" w14:textId="586BEA34" w:rsidR="00E36CE1" w:rsidRDefault="00E36CE1" w:rsidP="00E36CE1">
      <w:pPr>
        <w:pStyle w:val="FootnoteText"/>
        <w:rPr>
          <w:ins w:id="803" w:author="Azaz Farooq" w:date="2020-11-06T17:16:00Z"/>
          <w:lang w:val="en-US"/>
        </w:rPr>
      </w:pPr>
      <w:ins w:id="804" w:author="Azaz Farooq" w:date="2020-11-06T17:16:00Z">
        <w:del w:id="805" w:author="Engr.Azaz" w:date="2020-11-07T23:17:00Z">
          <w:r w:rsidRPr="00715A25" w:rsidDel="007F52DB">
            <w:rPr>
              <w:rStyle w:val="FootnoteReference"/>
              <w:color w:val="FF0000"/>
              <w:rPrChange w:id="806" w:author="Azaz Farooq" w:date="2020-11-06T22:15:00Z">
                <w:rPr>
                  <w:rStyle w:val="FootnoteReference"/>
                </w:rPr>
              </w:rPrChange>
            </w:rPr>
            <w:footnoteRef/>
          </w:r>
        </w:del>
        <w:del w:id="807" w:author="Engr.Azaz" w:date="2020-11-07T23:16:00Z">
          <w:r w:rsidRPr="00715A25" w:rsidDel="00836DE7">
            <w:rPr>
              <w:color w:val="FF0000"/>
              <w:rPrChange w:id="808" w:author="Azaz Farooq" w:date="2020-11-06T22:15:00Z">
                <w:rPr/>
              </w:rPrChange>
            </w:rPr>
            <w:delText xml:space="preserve"> </w:delText>
          </w:r>
          <w:r w:rsidRPr="00715A25" w:rsidDel="00836DE7">
            <w:rPr>
              <w:color w:val="FF0000"/>
              <w:lang w:val="en-US"/>
              <w:rPrChange w:id="809" w:author="Azaz Farooq" w:date="2020-11-06T22:15:00Z">
                <w:rPr>
                  <w:lang w:val="en-US"/>
                </w:rPr>
              </w:rPrChange>
            </w:rPr>
            <w:delText>Reference</w:delText>
          </w:r>
        </w:del>
      </w:ins>
    </w:p>
  </w:footnote>
  <w:footnote w:id="7">
    <w:p w14:paraId="51628D61" w14:textId="41E802FC" w:rsidR="006C6183" w:rsidRPr="001C20FC" w:rsidDel="00DE6703" w:rsidRDefault="006C6183" w:rsidP="006C6183">
      <w:pPr>
        <w:pStyle w:val="FootnoteText"/>
        <w:rPr>
          <w:ins w:id="1098" w:author="Azaz Farooq" w:date="2020-11-06T23:35:00Z"/>
          <w:del w:id="1099" w:author="Engr.Azaz" w:date="2020-11-07T23:23:00Z"/>
          <w:lang w:val="en-US"/>
        </w:rPr>
      </w:pPr>
      <w:ins w:id="1100" w:author="Azaz Farooq" w:date="2020-11-06T23:35:00Z">
        <w:del w:id="1101" w:author="Engr.Azaz" w:date="2020-11-07T23:23:00Z">
          <w:r w:rsidDel="00DE6703">
            <w:rPr>
              <w:rStyle w:val="FootnoteReference"/>
            </w:rPr>
            <w:footnoteRef/>
          </w:r>
          <w:r w:rsidDel="00DE6703">
            <w:delText xml:space="preserve"> i many times to iterate over the </w:delText>
          </w:r>
          <w:r w:rsidDel="00DE6703">
            <w:rPr>
              <w:lang w:val="en-US"/>
            </w:rPr>
            <w:delText>size of the correlation array, = template_padded – pattern</w:delText>
          </w:r>
        </w:del>
      </w:ins>
    </w:p>
  </w:footnote>
  <w:footnote w:id="8">
    <w:p w14:paraId="4CD6A106" w14:textId="248B4514" w:rsidR="00D80B38" w:rsidDel="00513750" w:rsidRDefault="00D80B38" w:rsidP="00D80B38">
      <w:pPr>
        <w:pStyle w:val="FootnoteText"/>
        <w:rPr>
          <w:ins w:id="1331" w:author="Azaz Farooq" w:date="2020-11-07T14:38:00Z"/>
          <w:del w:id="1332" w:author="Engr.Azaz" w:date="2020-11-07T23:29:00Z"/>
          <w:lang w:val="en-US"/>
        </w:rPr>
      </w:pPr>
      <w:ins w:id="1333" w:author="Azaz Farooq" w:date="2020-11-07T14:38:00Z">
        <w:del w:id="1334" w:author="Engr.Azaz" w:date="2020-11-07T23:29:00Z">
          <w:r w:rsidDel="00513750">
            <w:rPr>
              <w:rStyle w:val="FootnoteReference"/>
            </w:rPr>
            <w:footnoteRef/>
          </w:r>
          <w:r w:rsidDel="00513750">
            <w:delText xml:space="preserve"> Human eye purportedly can only see 8 bits of colour. Reference</w:delText>
          </w:r>
        </w:del>
      </w:ins>
    </w:p>
  </w:footnote>
  <w:footnote w:id="9">
    <w:p w14:paraId="60EC3466" w14:textId="77777777" w:rsidR="00D82BB7" w:rsidRPr="00D82BB7" w:rsidDel="00EB2B49" w:rsidRDefault="00D82BB7">
      <w:pPr>
        <w:pStyle w:val="FootnoteText"/>
        <w:rPr>
          <w:del w:id="1360" w:author="Engr.Azaz" w:date="2020-11-07T23:28:00Z"/>
          <w:lang w:val="en-US"/>
          <w:rPrChange w:id="1361" w:author="Azaz Farooq" w:date="2020-11-07T00:08:00Z">
            <w:rPr>
              <w:del w:id="1362" w:author="Engr.Azaz" w:date="2020-11-07T23:28:00Z"/>
            </w:rPr>
          </w:rPrChange>
        </w:rPr>
      </w:pPr>
      <w:ins w:id="1363" w:author="Azaz Farooq" w:date="2020-11-07T00:08:00Z">
        <w:del w:id="1364" w:author="Engr.Azaz" w:date="2020-11-07T23:28:00Z">
          <w:r w:rsidDel="00EB2B49">
            <w:rPr>
              <w:rStyle w:val="FootnoteReference"/>
            </w:rPr>
            <w:footnoteRef/>
          </w:r>
          <w:r w:rsidDel="00EB2B49">
            <w:delText xml:space="preserve"> </w:delText>
          </w:r>
          <w:r w:rsidDel="00EB2B49">
            <w:rPr>
              <w:rStyle w:val="FootnoteReference"/>
            </w:rPr>
            <w:footnoteRef/>
          </w:r>
          <w:r w:rsidDel="00EB2B49">
            <w:delText xml:space="preserve"> Human eye purportedly can only see 8 bits of colour. Reference</w:delText>
          </w:r>
        </w:del>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514E8"/>
    <w:multiLevelType w:val="hybridMultilevel"/>
    <w:tmpl w:val="9B163DC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07C42398"/>
    <w:multiLevelType w:val="multilevel"/>
    <w:tmpl w:val="0C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14BB71A9"/>
    <w:multiLevelType w:val="hybridMultilevel"/>
    <w:tmpl w:val="7C66F4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D921A2C"/>
    <w:multiLevelType w:val="multilevel"/>
    <w:tmpl w:val="FF9E020A"/>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color w:val="auto"/>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254707B"/>
    <w:multiLevelType w:val="multilevel"/>
    <w:tmpl w:val="F7C28C5A"/>
    <w:lvl w:ilvl="0">
      <w:start w:val="2"/>
      <w:numFmt w:val="decimal"/>
      <w:lvlText w:val="%1"/>
      <w:lvlJc w:val="left"/>
      <w:pPr>
        <w:ind w:left="525" w:hanging="525"/>
      </w:pPr>
      <w:rPr>
        <w:rFonts w:asciiTheme="majorHAnsi" w:eastAsiaTheme="majorEastAsia" w:hAnsiTheme="majorHAnsi" w:cstheme="majorBidi" w:hint="default"/>
        <w:color w:val="2E74B5" w:themeColor="accent1" w:themeShade="BF"/>
        <w:sz w:val="26"/>
      </w:rPr>
    </w:lvl>
    <w:lvl w:ilvl="1">
      <w:start w:val="3"/>
      <w:numFmt w:val="decimal"/>
      <w:lvlText w:val="%1.%2"/>
      <w:lvlJc w:val="left"/>
      <w:pPr>
        <w:ind w:left="1065" w:hanging="525"/>
      </w:pPr>
      <w:rPr>
        <w:rFonts w:asciiTheme="majorHAnsi" w:eastAsiaTheme="majorEastAsia" w:hAnsiTheme="majorHAnsi" w:cstheme="majorBidi" w:hint="default"/>
        <w:color w:val="2E74B5" w:themeColor="accent1" w:themeShade="BF"/>
        <w:sz w:val="26"/>
      </w:rPr>
    </w:lvl>
    <w:lvl w:ilvl="2">
      <w:start w:val="2"/>
      <w:numFmt w:val="decimal"/>
      <w:lvlText w:val="%1.%2.%3"/>
      <w:lvlJc w:val="left"/>
      <w:pPr>
        <w:ind w:left="1800" w:hanging="720"/>
      </w:pPr>
      <w:rPr>
        <w:rFonts w:asciiTheme="majorHAnsi" w:eastAsiaTheme="majorEastAsia" w:hAnsiTheme="majorHAnsi" w:cstheme="majorBidi" w:hint="default"/>
        <w:color w:val="2E74B5" w:themeColor="accent1" w:themeShade="BF"/>
        <w:sz w:val="26"/>
      </w:rPr>
    </w:lvl>
    <w:lvl w:ilvl="3">
      <w:start w:val="1"/>
      <w:numFmt w:val="decimal"/>
      <w:lvlText w:val="%1.%2.%3.%4"/>
      <w:lvlJc w:val="left"/>
      <w:pPr>
        <w:ind w:left="2340" w:hanging="720"/>
      </w:pPr>
      <w:rPr>
        <w:rFonts w:asciiTheme="majorHAnsi" w:eastAsiaTheme="majorEastAsia" w:hAnsiTheme="majorHAnsi" w:cstheme="majorBidi" w:hint="default"/>
        <w:color w:val="2E74B5" w:themeColor="accent1" w:themeShade="BF"/>
        <w:sz w:val="26"/>
      </w:rPr>
    </w:lvl>
    <w:lvl w:ilvl="4">
      <w:start w:val="1"/>
      <w:numFmt w:val="decimal"/>
      <w:lvlText w:val="%1.%2.%3.%4.%5"/>
      <w:lvlJc w:val="left"/>
      <w:pPr>
        <w:ind w:left="3240" w:hanging="1080"/>
      </w:pPr>
      <w:rPr>
        <w:rFonts w:asciiTheme="majorHAnsi" w:eastAsiaTheme="majorEastAsia" w:hAnsiTheme="majorHAnsi" w:cstheme="majorBidi" w:hint="default"/>
        <w:color w:val="2E74B5" w:themeColor="accent1" w:themeShade="BF"/>
        <w:sz w:val="26"/>
      </w:rPr>
    </w:lvl>
    <w:lvl w:ilvl="5">
      <w:start w:val="1"/>
      <w:numFmt w:val="decimal"/>
      <w:lvlText w:val="%1.%2.%3.%4.%5.%6"/>
      <w:lvlJc w:val="left"/>
      <w:pPr>
        <w:ind w:left="3780" w:hanging="1080"/>
      </w:pPr>
      <w:rPr>
        <w:rFonts w:asciiTheme="majorHAnsi" w:eastAsiaTheme="majorEastAsia" w:hAnsiTheme="majorHAnsi" w:cstheme="majorBidi" w:hint="default"/>
        <w:color w:val="2E74B5" w:themeColor="accent1" w:themeShade="BF"/>
        <w:sz w:val="26"/>
      </w:rPr>
    </w:lvl>
    <w:lvl w:ilvl="6">
      <w:start w:val="1"/>
      <w:numFmt w:val="decimal"/>
      <w:lvlText w:val="%1.%2.%3.%4.%5.%6.%7"/>
      <w:lvlJc w:val="left"/>
      <w:pPr>
        <w:ind w:left="4680" w:hanging="1440"/>
      </w:pPr>
      <w:rPr>
        <w:rFonts w:asciiTheme="majorHAnsi" w:eastAsiaTheme="majorEastAsia" w:hAnsiTheme="majorHAnsi" w:cstheme="majorBidi" w:hint="default"/>
        <w:color w:val="2E74B5" w:themeColor="accent1" w:themeShade="BF"/>
        <w:sz w:val="26"/>
      </w:rPr>
    </w:lvl>
    <w:lvl w:ilvl="7">
      <w:start w:val="1"/>
      <w:numFmt w:val="decimal"/>
      <w:lvlText w:val="%1.%2.%3.%4.%5.%6.%7.%8"/>
      <w:lvlJc w:val="left"/>
      <w:pPr>
        <w:ind w:left="5220" w:hanging="1440"/>
      </w:pPr>
      <w:rPr>
        <w:rFonts w:asciiTheme="majorHAnsi" w:eastAsiaTheme="majorEastAsia" w:hAnsiTheme="majorHAnsi" w:cstheme="majorBidi" w:hint="default"/>
        <w:color w:val="2E74B5" w:themeColor="accent1" w:themeShade="BF"/>
        <w:sz w:val="26"/>
      </w:rPr>
    </w:lvl>
    <w:lvl w:ilvl="8">
      <w:start w:val="1"/>
      <w:numFmt w:val="decimal"/>
      <w:lvlText w:val="%1.%2.%3.%4.%5.%6.%7.%8.%9"/>
      <w:lvlJc w:val="left"/>
      <w:pPr>
        <w:ind w:left="5760" w:hanging="1440"/>
      </w:pPr>
      <w:rPr>
        <w:rFonts w:asciiTheme="majorHAnsi" w:eastAsiaTheme="majorEastAsia" w:hAnsiTheme="majorHAnsi" w:cstheme="majorBidi" w:hint="default"/>
        <w:color w:val="2E74B5" w:themeColor="accent1" w:themeShade="BF"/>
        <w:sz w:val="26"/>
      </w:rPr>
    </w:lvl>
  </w:abstractNum>
  <w:abstractNum w:abstractNumId="5" w15:restartNumberingAfterBreak="0">
    <w:nsid w:val="429A497D"/>
    <w:multiLevelType w:val="multilevel"/>
    <w:tmpl w:val="E412311A"/>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7C51297"/>
    <w:multiLevelType w:val="multilevel"/>
    <w:tmpl w:val="D74297AE"/>
    <w:lvl w:ilvl="0">
      <w:start w:val="2"/>
      <w:numFmt w:val="decimal"/>
      <w:lvlText w:val="%1"/>
      <w:lvlJc w:val="left"/>
      <w:pPr>
        <w:ind w:left="525" w:hanging="525"/>
      </w:pPr>
      <w:rPr>
        <w:rFonts w:asciiTheme="majorHAnsi" w:eastAsiaTheme="majorEastAsia" w:hAnsiTheme="majorHAnsi" w:cstheme="majorBidi" w:hint="default"/>
        <w:color w:val="2E74B5" w:themeColor="accent1" w:themeShade="BF"/>
        <w:sz w:val="26"/>
      </w:rPr>
    </w:lvl>
    <w:lvl w:ilvl="1">
      <w:start w:val="2"/>
      <w:numFmt w:val="decimal"/>
      <w:lvlText w:val="%1.%2"/>
      <w:lvlJc w:val="left"/>
      <w:pPr>
        <w:ind w:left="705" w:hanging="525"/>
      </w:pPr>
      <w:rPr>
        <w:rFonts w:asciiTheme="majorHAnsi" w:eastAsiaTheme="majorEastAsia" w:hAnsiTheme="majorHAnsi" w:cstheme="majorBidi" w:hint="default"/>
        <w:color w:val="2E74B5" w:themeColor="accent1" w:themeShade="BF"/>
        <w:sz w:val="26"/>
      </w:rPr>
    </w:lvl>
    <w:lvl w:ilvl="2">
      <w:start w:val="2"/>
      <w:numFmt w:val="decimal"/>
      <w:lvlText w:val="%1.%2.%3"/>
      <w:lvlJc w:val="left"/>
      <w:pPr>
        <w:ind w:left="1080" w:hanging="720"/>
      </w:pPr>
      <w:rPr>
        <w:rFonts w:asciiTheme="majorHAnsi" w:eastAsiaTheme="majorEastAsia" w:hAnsiTheme="majorHAnsi" w:cstheme="majorBidi" w:hint="default"/>
        <w:color w:val="2E74B5" w:themeColor="accent1" w:themeShade="BF"/>
        <w:sz w:val="26"/>
      </w:rPr>
    </w:lvl>
    <w:lvl w:ilvl="3">
      <w:start w:val="1"/>
      <w:numFmt w:val="decimal"/>
      <w:lvlText w:val="%1.%2.%3.%4"/>
      <w:lvlJc w:val="left"/>
      <w:pPr>
        <w:ind w:left="1260" w:hanging="720"/>
      </w:pPr>
      <w:rPr>
        <w:rFonts w:asciiTheme="majorHAnsi" w:eastAsiaTheme="majorEastAsia" w:hAnsiTheme="majorHAnsi" w:cstheme="majorBidi" w:hint="default"/>
        <w:color w:val="2E74B5" w:themeColor="accent1" w:themeShade="BF"/>
        <w:sz w:val="26"/>
      </w:rPr>
    </w:lvl>
    <w:lvl w:ilvl="4">
      <w:start w:val="1"/>
      <w:numFmt w:val="decimal"/>
      <w:lvlText w:val="%1.%2.%3.%4.%5"/>
      <w:lvlJc w:val="left"/>
      <w:pPr>
        <w:ind w:left="1800" w:hanging="1080"/>
      </w:pPr>
      <w:rPr>
        <w:rFonts w:asciiTheme="majorHAnsi" w:eastAsiaTheme="majorEastAsia" w:hAnsiTheme="majorHAnsi" w:cstheme="majorBidi" w:hint="default"/>
        <w:color w:val="2E74B5" w:themeColor="accent1" w:themeShade="BF"/>
        <w:sz w:val="26"/>
      </w:rPr>
    </w:lvl>
    <w:lvl w:ilvl="5">
      <w:start w:val="1"/>
      <w:numFmt w:val="decimal"/>
      <w:lvlText w:val="%1.%2.%3.%4.%5.%6"/>
      <w:lvlJc w:val="left"/>
      <w:pPr>
        <w:ind w:left="1980" w:hanging="1080"/>
      </w:pPr>
      <w:rPr>
        <w:rFonts w:asciiTheme="majorHAnsi" w:eastAsiaTheme="majorEastAsia" w:hAnsiTheme="majorHAnsi" w:cstheme="majorBidi" w:hint="default"/>
        <w:color w:val="2E74B5" w:themeColor="accent1" w:themeShade="BF"/>
        <w:sz w:val="26"/>
      </w:rPr>
    </w:lvl>
    <w:lvl w:ilvl="6">
      <w:start w:val="1"/>
      <w:numFmt w:val="decimal"/>
      <w:lvlText w:val="%1.%2.%3.%4.%5.%6.%7"/>
      <w:lvlJc w:val="left"/>
      <w:pPr>
        <w:ind w:left="2520" w:hanging="1440"/>
      </w:pPr>
      <w:rPr>
        <w:rFonts w:asciiTheme="majorHAnsi" w:eastAsiaTheme="majorEastAsia" w:hAnsiTheme="majorHAnsi" w:cstheme="majorBidi" w:hint="default"/>
        <w:color w:val="2E74B5" w:themeColor="accent1" w:themeShade="BF"/>
        <w:sz w:val="26"/>
      </w:rPr>
    </w:lvl>
    <w:lvl w:ilvl="7">
      <w:start w:val="1"/>
      <w:numFmt w:val="decimal"/>
      <w:lvlText w:val="%1.%2.%3.%4.%5.%6.%7.%8"/>
      <w:lvlJc w:val="left"/>
      <w:pPr>
        <w:ind w:left="2700" w:hanging="1440"/>
      </w:pPr>
      <w:rPr>
        <w:rFonts w:asciiTheme="majorHAnsi" w:eastAsiaTheme="majorEastAsia" w:hAnsiTheme="majorHAnsi" w:cstheme="majorBidi" w:hint="default"/>
        <w:color w:val="2E74B5" w:themeColor="accent1" w:themeShade="BF"/>
        <w:sz w:val="26"/>
      </w:rPr>
    </w:lvl>
    <w:lvl w:ilvl="8">
      <w:start w:val="1"/>
      <w:numFmt w:val="decimal"/>
      <w:lvlText w:val="%1.%2.%3.%4.%5.%6.%7.%8.%9"/>
      <w:lvlJc w:val="left"/>
      <w:pPr>
        <w:ind w:left="2880" w:hanging="1440"/>
      </w:pPr>
      <w:rPr>
        <w:rFonts w:asciiTheme="majorHAnsi" w:eastAsiaTheme="majorEastAsia" w:hAnsiTheme="majorHAnsi" w:cstheme="majorBidi" w:hint="default"/>
        <w:color w:val="2E74B5" w:themeColor="accent1" w:themeShade="BF"/>
        <w:sz w:val="26"/>
      </w:rPr>
    </w:lvl>
  </w:abstractNum>
  <w:abstractNum w:abstractNumId="7" w15:restartNumberingAfterBreak="0">
    <w:nsid w:val="49395FC3"/>
    <w:multiLevelType w:val="hybridMultilevel"/>
    <w:tmpl w:val="2CA064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949326B"/>
    <w:multiLevelType w:val="multilevel"/>
    <w:tmpl w:val="DB283110"/>
    <w:lvl w:ilvl="0">
      <w:start w:val="2"/>
      <w:numFmt w:val="decimal"/>
      <w:lvlText w:val="%1"/>
      <w:lvlJc w:val="left"/>
      <w:pPr>
        <w:ind w:left="525" w:hanging="525"/>
      </w:pPr>
      <w:rPr>
        <w:rFonts w:ascii="Times New Roman" w:eastAsiaTheme="majorEastAsia" w:hAnsi="Times New Roman" w:cs="Times New Roman" w:hint="default"/>
        <w:color w:val="auto"/>
        <w:sz w:val="26"/>
      </w:rPr>
    </w:lvl>
    <w:lvl w:ilvl="1">
      <w:start w:val="3"/>
      <w:numFmt w:val="decimal"/>
      <w:lvlText w:val="%1.%2"/>
      <w:lvlJc w:val="left"/>
      <w:pPr>
        <w:ind w:left="525" w:hanging="525"/>
      </w:pPr>
      <w:rPr>
        <w:rFonts w:asciiTheme="majorHAnsi" w:eastAsiaTheme="majorEastAsia" w:hAnsiTheme="majorHAnsi" w:cstheme="majorBidi" w:hint="default"/>
        <w:color w:val="2E74B5" w:themeColor="accent1" w:themeShade="BF"/>
        <w:sz w:val="26"/>
      </w:rPr>
    </w:lvl>
    <w:lvl w:ilvl="2">
      <w:start w:val="2"/>
      <w:numFmt w:val="decimal"/>
      <w:lvlText w:val="%1.%2.%3"/>
      <w:lvlJc w:val="left"/>
      <w:pPr>
        <w:ind w:left="720" w:hanging="720"/>
      </w:pPr>
      <w:rPr>
        <w:rFonts w:ascii="Times New Roman" w:eastAsiaTheme="majorEastAsia" w:hAnsi="Times New Roman" w:cs="Times New Roman" w:hint="default"/>
        <w:color w:val="auto"/>
        <w:sz w:val="26"/>
      </w:rPr>
    </w:lvl>
    <w:lvl w:ilvl="3">
      <w:start w:val="1"/>
      <w:numFmt w:val="decimal"/>
      <w:lvlText w:val="%1.%2.%3.%4"/>
      <w:lvlJc w:val="left"/>
      <w:pPr>
        <w:ind w:left="720" w:hanging="720"/>
      </w:pPr>
      <w:rPr>
        <w:rFonts w:asciiTheme="majorHAnsi" w:eastAsiaTheme="majorEastAsia" w:hAnsiTheme="majorHAnsi" w:cstheme="majorBidi" w:hint="default"/>
        <w:color w:val="2E74B5" w:themeColor="accent1" w:themeShade="BF"/>
        <w:sz w:val="26"/>
      </w:rPr>
    </w:lvl>
    <w:lvl w:ilvl="4">
      <w:start w:val="1"/>
      <w:numFmt w:val="decimal"/>
      <w:lvlText w:val="%1.%2.%3.%4.%5"/>
      <w:lvlJc w:val="left"/>
      <w:pPr>
        <w:ind w:left="1080" w:hanging="1080"/>
      </w:pPr>
      <w:rPr>
        <w:rFonts w:asciiTheme="majorHAnsi" w:eastAsiaTheme="majorEastAsia" w:hAnsiTheme="majorHAnsi" w:cstheme="majorBidi" w:hint="default"/>
        <w:color w:val="2E74B5" w:themeColor="accent1" w:themeShade="BF"/>
        <w:sz w:val="26"/>
      </w:rPr>
    </w:lvl>
    <w:lvl w:ilvl="5">
      <w:start w:val="1"/>
      <w:numFmt w:val="decimal"/>
      <w:lvlText w:val="%1.%2.%3.%4.%5.%6"/>
      <w:lvlJc w:val="left"/>
      <w:pPr>
        <w:ind w:left="1080" w:hanging="1080"/>
      </w:pPr>
      <w:rPr>
        <w:rFonts w:asciiTheme="majorHAnsi" w:eastAsiaTheme="majorEastAsia" w:hAnsiTheme="majorHAnsi" w:cstheme="majorBidi" w:hint="default"/>
        <w:color w:val="2E74B5" w:themeColor="accent1" w:themeShade="BF"/>
        <w:sz w:val="26"/>
      </w:rPr>
    </w:lvl>
    <w:lvl w:ilvl="6">
      <w:start w:val="1"/>
      <w:numFmt w:val="decimal"/>
      <w:lvlText w:val="%1.%2.%3.%4.%5.%6.%7"/>
      <w:lvlJc w:val="left"/>
      <w:pPr>
        <w:ind w:left="1440" w:hanging="1440"/>
      </w:pPr>
      <w:rPr>
        <w:rFonts w:asciiTheme="majorHAnsi" w:eastAsiaTheme="majorEastAsia" w:hAnsiTheme="majorHAnsi" w:cstheme="majorBidi" w:hint="default"/>
        <w:color w:val="2E74B5" w:themeColor="accent1" w:themeShade="BF"/>
        <w:sz w:val="26"/>
      </w:rPr>
    </w:lvl>
    <w:lvl w:ilvl="7">
      <w:start w:val="1"/>
      <w:numFmt w:val="decimal"/>
      <w:lvlText w:val="%1.%2.%3.%4.%5.%6.%7.%8"/>
      <w:lvlJc w:val="left"/>
      <w:pPr>
        <w:ind w:left="1440" w:hanging="1440"/>
      </w:pPr>
      <w:rPr>
        <w:rFonts w:asciiTheme="majorHAnsi" w:eastAsiaTheme="majorEastAsia" w:hAnsiTheme="majorHAnsi" w:cstheme="majorBidi" w:hint="default"/>
        <w:color w:val="2E74B5" w:themeColor="accent1" w:themeShade="BF"/>
        <w:sz w:val="26"/>
      </w:rPr>
    </w:lvl>
    <w:lvl w:ilvl="8">
      <w:start w:val="1"/>
      <w:numFmt w:val="decimal"/>
      <w:lvlText w:val="%1.%2.%3.%4.%5.%6.%7.%8.%9"/>
      <w:lvlJc w:val="left"/>
      <w:pPr>
        <w:ind w:left="1440" w:hanging="1440"/>
      </w:pPr>
      <w:rPr>
        <w:rFonts w:asciiTheme="majorHAnsi" w:eastAsiaTheme="majorEastAsia" w:hAnsiTheme="majorHAnsi" w:cstheme="majorBidi" w:hint="default"/>
        <w:color w:val="2E74B5" w:themeColor="accent1" w:themeShade="BF"/>
        <w:sz w:val="26"/>
      </w:rPr>
    </w:lvl>
  </w:abstractNum>
  <w:abstractNum w:abstractNumId="9" w15:restartNumberingAfterBreak="0">
    <w:nsid w:val="4F831CB6"/>
    <w:multiLevelType w:val="multilevel"/>
    <w:tmpl w:val="B116234C"/>
    <w:lvl w:ilvl="0">
      <w:start w:val="1"/>
      <w:numFmt w:val="decimal"/>
      <w:lvlText w:val="%1."/>
      <w:lvlJc w:val="left"/>
      <w:pPr>
        <w:ind w:left="720" w:hanging="360"/>
      </w:pPr>
      <w:rPr>
        <w:color w:val="auto"/>
      </w:rPr>
    </w:lvl>
    <w:lvl w:ilvl="1">
      <w:start w:val="1"/>
      <w:numFmt w:val="decimal"/>
      <w:isLgl/>
      <w:lvlText w:val="%1.%2"/>
      <w:lvlJc w:val="left"/>
      <w:pPr>
        <w:ind w:left="720" w:hanging="360"/>
      </w:pPr>
      <w:rPr>
        <w:rFonts w:ascii="Times New Roman" w:eastAsiaTheme="majorEastAsia" w:hAnsi="Times New Roman" w:cs="Times New Roman" w:hint="default"/>
        <w:b w:val="0"/>
        <w:color w:val="auto"/>
        <w:sz w:val="26"/>
      </w:rPr>
    </w:lvl>
    <w:lvl w:ilvl="2">
      <w:start w:val="1"/>
      <w:numFmt w:val="decimal"/>
      <w:isLgl/>
      <w:lvlText w:val="%1.%2.%3"/>
      <w:lvlJc w:val="left"/>
      <w:pPr>
        <w:ind w:left="1080" w:hanging="720"/>
      </w:pPr>
      <w:rPr>
        <w:rFonts w:ascii="Times New Roman" w:eastAsiaTheme="majorEastAsia" w:hAnsi="Times New Roman" w:cs="Times New Roman" w:hint="default"/>
        <w:color w:val="auto"/>
        <w:sz w:val="26"/>
      </w:rPr>
    </w:lvl>
    <w:lvl w:ilvl="3">
      <w:start w:val="1"/>
      <w:numFmt w:val="decimal"/>
      <w:isLgl/>
      <w:lvlText w:val="%1.%2.%3.%4"/>
      <w:lvlJc w:val="left"/>
      <w:pPr>
        <w:ind w:left="1080" w:hanging="720"/>
      </w:pPr>
      <w:rPr>
        <w:rFonts w:asciiTheme="majorHAnsi" w:eastAsiaTheme="majorEastAsia" w:hAnsiTheme="majorHAnsi" w:cstheme="majorBidi" w:hint="default"/>
        <w:color w:val="2E74B5" w:themeColor="accent1" w:themeShade="BF"/>
        <w:sz w:val="26"/>
      </w:rPr>
    </w:lvl>
    <w:lvl w:ilvl="4">
      <w:start w:val="1"/>
      <w:numFmt w:val="decimal"/>
      <w:isLgl/>
      <w:lvlText w:val="%1.%2.%3.%4.%5"/>
      <w:lvlJc w:val="left"/>
      <w:pPr>
        <w:ind w:left="1440" w:hanging="1080"/>
      </w:pPr>
      <w:rPr>
        <w:rFonts w:asciiTheme="majorHAnsi" w:eastAsiaTheme="majorEastAsia" w:hAnsiTheme="majorHAnsi" w:cstheme="majorBidi" w:hint="default"/>
        <w:color w:val="2E74B5" w:themeColor="accent1" w:themeShade="BF"/>
        <w:sz w:val="26"/>
      </w:rPr>
    </w:lvl>
    <w:lvl w:ilvl="5">
      <w:start w:val="1"/>
      <w:numFmt w:val="decimal"/>
      <w:isLgl/>
      <w:lvlText w:val="%1.%2.%3.%4.%5.%6"/>
      <w:lvlJc w:val="left"/>
      <w:pPr>
        <w:ind w:left="1440" w:hanging="1080"/>
      </w:pPr>
      <w:rPr>
        <w:rFonts w:asciiTheme="majorHAnsi" w:eastAsiaTheme="majorEastAsia" w:hAnsiTheme="majorHAnsi" w:cstheme="majorBidi" w:hint="default"/>
        <w:color w:val="2E74B5" w:themeColor="accent1" w:themeShade="BF"/>
        <w:sz w:val="26"/>
      </w:rPr>
    </w:lvl>
    <w:lvl w:ilvl="6">
      <w:start w:val="1"/>
      <w:numFmt w:val="decimal"/>
      <w:isLgl/>
      <w:lvlText w:val="%1.%2.%3.%4.%5.%6.%7"/>
      <w:lvlJc w:val="left"/>
      <w:pPr>
        <w:ind w:left="1800" w:hanging="1440"/>
      </w:pPr>
      <w:rPr>
        <w:rFonts w:asciiTheme="majorHAnsi" w:eastAsiaTheme="majorEastAsia" w:hAnsiTheme="majorHAnsi" w:cstheme="majorBidi" w:hint="default"/>
        <w:color w:val="2E74B5" w:themeColor="accent1" w:themeShade="BF"/>
        <w:sz w:val="26"/>
      </w:rPr>
    </w:lvl>
    <w:lvl w:ilvl="7">
      <w:start w:val="1"/>
      <w:numFmt w:val="decimal"/>
      <w:isLgl/>
      <w:lvlText w:val="%1.%2.%3.%4.%5.%6.%7.%8"/>
      <w:lvlJc w:val="left"/>
      <w:pPr>
        <w:ind w:left="1800" w:hanging="1440"/>
      </w:pPr>
      <w:rPr>
        <w:rFonts w:asciiTheme="majorHAnsi" w:eastAsiaTheme="majorEastAsia" w:hAnsiTheme="majorHAnsi" w:cstheme="majorBidi" w:hint="default"/>
        <w:color w:val="2E74B5" w:themeColor="accent1" w:themeShade="BF"/>
        <w:sz w:val="26"/>
      </w:rPr>
    </w:lvl>
    <w:lvl w:ilvl="8">
      <w:start w:val="1"/>
      <w:numFmt w:val="decimal"/>
      <w:isLgl/>
      <w:lvlText w:val="%1.%2.%3.%4.%5.%6.%7.%8.%9"/>
      <w:lvlJc w:val="left"/>
      <w:pPr>
        <w:ind w:left="2160" w:hanging="1800"/>
      </w:pPr>
      <w:rPr>
        <w:rFonts w:asciiTheme="majorHAnsi" w:eastAsiaTheme="majorEastAsia" w:hAnsiTheme="majorHAnsi" w:cstheme="majorBidi" w:hint="default"/>
        <w:color w:val="2E74B5" w:themeColor="accent1" w:themeShade="BF"/>
        <w:sz w:val="26"/>
      </w:rPr>
    </w:lvl>
  </w:abstractNum>
  <w:abstractNum w:abstractNumId="10" w15:restartNumberingAfterBreak="0">
    <w:nsid w:val="5D1C55E1"/>
    <w:multiLevelType w:val="hybridMultilevel"/>
    <w:tmpl w:val="A0566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1C6FEA"/>
    <w:multiLevelType w:val="hybridMultilevel"/>
    <w:tmpl w:val="420C1FBA"/>
    <w:lvl w:ilvl="0" w:tplc="07C0A33C">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5"/>
  </w:num>
  <w:num w:numId="4">
    <w:abstractNumId w:val="6"/>
  </w:num>
  <w:num w:numId="5">
    <w:abstractNumId w:val="4"/>
  </w:num>
  <w:num w:numId="6">
    <w:abstractNumId w:val="8"/>
  </w:num>
  <w:num w:numId="7">
    <w:abstractNumId w:val="10"/>
  </w:num>
  <w:num w:numId="8">
    <w:abstractNumId w:val="2"/>
  </w:num>
  <w:num w:numId="9">
    <w:abstractNumId w:val="11"/>
  </w:num>
  <w:num w:numId="10">
    <w:abstractNumId w:val="0"/>
  </w:num>
  <w:num w:numId="11">
    <w:abstractNumId w:val="7"/>
  </w:num>
  <w:num w:numId="12">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zaz Farooq">
    <w15:presenceInfo w15:providerId="None" w15:userId="Azaz Farooq"/>
  </w15:person>
  <w15:person w15:author="Engr.Azaz">
    <w15:presenceInfo w15:providerId="None" w15:userId="Engr.Aza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QyMTC3tDQxMbCwMDFT0lEKTi0uzszPAymwqAUA6iKggywAAAA="/>
    <w:docVar w:name="EN.InstantFormat" w:val="&lt;ENInstantFormat&gt;&lt;Enabled&gt;0&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ds2xxx2ezrw0oepszc5pfszx5rvt2ftrx20&quot;&gt;My EndNote Library&lt;record-ids&gt;&lt;item&gt;260&lt;/item&gt;&lt;item&gt;261&lt;/item&gt;&lt;/record-ids&gt;&lt;/item&gt;&lt;/Libraries&gt;"/>
  </w:docVars>
  <w:rsids>
    <w:rsidRoot w:val="00CF3B00"/>
    <w:rsid w:val="0000411A"/>
    <w:rsid w:val="00010388"/>
    <w:rsid w:val="000222D0"/>
    <w:rsid w:val="00023FC8"/>
    <w:rsid w:val="000246E3"/>
    <w:rsid w:val="00025B87"/>
    <w:rsid w:val="000265CC"/>
    <w:rsid w:val="00031B42"/>
    <w:rsid w:val="000323C4"/>
    <w:rsid w:val="000359E7"/>
    <w:rsid w:val="00035F3E"/>
    <w:rsid w:val="00036CC1"/>
    <w:rsid w:val="00040F53"/>
    <w:rsid w:val="00041C0E"/>
    <w:rsid w:val="00042F29"/>
    <w:rsid w:val="00050E4F"/>
    <w:rsid w:val="0005120E"/>
    <w:rsid w:val="00055E01"/>
    <w:rsid w:val="0005680A"/>
    <w:rsid w:val="00057945"/>
    <w:rsid w:val="00063C9C"/>
    <w:rsid w:val="000661BD"/>
    <w:rsid w:val="000716A2"/>
    <w:rsid w:val="000725F0"/>
    <w:rsid w:val="00080412"/>
    <w:rsid w:val="00080980"/>
    <w:rsid w:val="000858F0"/>
    <w:rsid w:val="00087CAD"/>
    <w:rsid w:val="00091C10"/>
    <w:rsid w:val="00093018"/>
    <w:rsid w:val="00095C82"/>
    <w:rsid w:val="00097159"/>
    <w:rsid w:val="000A5C6B"/>
    <w:rsid w:val="000B4DF3"/>
    <w:rsid w:val="000B698A"/>
    <w:rsid w:val="000C0498"/>
    <w:rsid w:val="000C0AE9"/>
    <w:rsid w:val="000C1ACE"/>
    <w:rsid w:val="000C3724"/>
    <w:rsid w:val="000C41CD"/>
    <w:rsid w:val="000C4E65"/>
    <w:rsid w:val="000C5E3C"/>
    <w:rsid w:val="000D214D"/>
    <w:rsid w:val="000D3FDC"/>
    <w:rsid w:val="000D5520"/>
    <w:rsid w:val="000D6E83"/>
    <w:rsid w:val="000E3308"/>
    <w:rsid w:val="000E3977"/>
    <w:rsid w:val="000E397C"/>
    <w:rsid w:val="000E7ACE"/>
    <w:rsid w:val="000F32E4"/>
    <w:rsid w:val="000F539C"/>
    <w:rsid w:val="001041C1"/>
    <w:rsid w:val="00106F58"/>
    <w:rsid w:val="0011251F"/>
    <w:rsid w:val="001128EE"/>
    <w:rsid w:val="001137C6"/>
    <w:rsid w:val="0011548C"/>
    <w:rsid w:val="0012071A"/>
    <w:rsid w:val="00121DDD"/>
    <w:rsid w:val="001247FD"/>
    <w:rsid w:val="001279F2"/>
    <w:rsid w:val="00132DE6"/>
    <w:rsid w:val="00135AD4"/>
    <w:rsid w:val="00135CF6"/>
    <w:rsid w:val="001360D9"/>
    <w:rsid w:val="00140F5A"/>
    <w:rsid w:val="001413C4"/>
    <w:rsid w:val="00141FA3"/>
    <w:rsid w:val="00142548"/>
    <w:rsid w:val="00144456"/>
    <w:rsid w:val="00144B38"/>
    <w:rsid w:val="001519F3"/>
    <w:rsid w:val="00151EFF"/>
    <w:rsid w:val="00153CBA"/>
    <w:rsid w:val="00153EB6"/>
    <w:rsid w:val="0015474F"/>
    <w:rsid w:val="00156867"/>
    <w:rsid w:val="00157912"/>
    <w:rsid w:val="0016006D"/>
    <w:rsid w:val="00161035"/>
    <w:rsid w:val="00162213"/>
    <w:rsid w:val="00163774"/>
    <w:rsid w:val="00164B5B"/>
    <w:rsid w:val="00165058"/>
    <w:rsid w:val="00171F74"/>
    <w:rsid w:val="00172954"/>
    <w:rsid w:val="00175968"/>
    <w:rsid w:val="00176056"/>
    <w:rsid w:val="001842C2"/>
    <w:rsid w:val="001844AD"/>
    <w:rsid w:val="001871B8"/>
    <w:rsid w:val="001A1CC6"/>
    <w:rsid w:val="001A330C"/>
    <w:rsid w:val="001A349A"/>
    <w:rsid w:val="001A4B86"/>
    <w:rsid w:val="001A5792"/>
    <w:rsid w:val="001A6848"/>
    <w:rsid w:val="001A7D72"/>
    <w:rsid w:val="001B1376"/>
    <w:rsid w:val="001B2255"/>
    <w:rsid w:val="001B3D75"/>
    <w:rsid w:val="001B42F5"/>
    <w:rsid w:val="001B7B97"/>
    <w:rsid w:val="001C5D9D"/>
    <w:rsid w:val="001C6529"/>
    <w:rsid w:val="001C77CC"/>
    <w:rsid w:val="001C7A30"/>
    <w:rsid w:val="001D0053"/>
    <w:rsid w:val="001D0F5B"/>
    <w:rsid w:val="001D1C30"/>
    <w:rsid w:val="001D3C56"/>
    <w:rsid w:val="001E16DF"/>
    <w:rsid w:val="001E264C"/>
    <w:rsid w:val="001E2814"/>
    <w:rsid w:val="001E394B"/>
    <w:rsid w:val="001E5EAC"/>
    <w:rsid w:val="001F31D1"/>
    <w:rsid w:val="001F3206"/>
    <w:rsid w:val="0020252B"/>
    <w:rsid w:val="002074DD"/>
    <w:rsid w:val="00215E70"/>
    <w:rsid w:val="0021783B"/>
    <w:rsid w:val="00220A22"/>
    <w:rsid w:val="00221F6D"/>
    <w:rsid w:val="002321C7"/>
    <w:rsid w:val="002329EC"/>
    <w:rsid w:val="00234731"/>
    <w:rsid w:val="0023548A"/>
    <w:rsid w:val="00244197"/>
    <w:rsid w:val="002448CA"/>
    <w:rsid w:val="002577EE"/>
    <w:rsid w:val="002677BA"/>
    <w:rsid w:val="0027003A"/>
    <w:rsid w:val="00272196"/>
    <w:rsid w:val="00272C42"/>
    <w:rsid w:val="002731EB"/>
    <w:rsid w:val="00274092"/>
    <w:rsid w:val="00281193"/>
    <w:rsid w:val="00283598"/>
    <w:rsid w:val="002838B3"/>
    <w:rsid w:val="00284E84"/>
    <w:rsid w:val="00286845"/>
    <w:rsid w:val="00290D82"/>
    <w:rsid w:val="00294836"/>
    <w:rsid w:val="00294BD1"/>
    <w:rsid w:val="00295AFD"/>
    <w:rsid w:val="002A234B"/>
    <w:rsid w:val="002A3804"/>
    <w:rsid w:val="002A5DA6"/>
    <w:rsid w:val="002A67FF"/>
    <w:rsid w:val="002A70A0"/>
    <w:rsid w:val="002B18D5"/>
    <w:rsid w:val="002B58F9"/>
    <w:rsid w:val="002C651A"/>
    <w:rsid w:val="002D25D6"/>
    <w:rsid w:val="002E24C7"/>
    <w:rsid w:val="002E299C"/>
    <w:rsid w:val="002E3DBC"/>
    <w:rsid w:val="002E44EC"/>
    <w:rsid w:val="002F0511"/>
    <w:rsid w:val="002F0DC5"/>
    <w:rsid w:val="002F2AD5"/>
    <w:rsid w:val="002F6BCE"/>
    <w:rsid w:val="003045FE"/>
    <w:rsid w:val="00307C31"/>
    <w:rsid w:val="00311C26"/>
    <w:rsid w:val="00313121"/>
    <w:rsid w:val="00314B7E"/>
    <w:rsid w:val="0031689E"/>
    <w:rsid w:val="00320740"/>
    <w:rsid w:val="00324158"/>
    <w:rsid w:val="00326D1A"/>
    <w:rsid w:val="003306C7"/>
    <w:rsid w:val="003309F9"/>
    <w:rsid w:val="00332430"/>
    <w:rsid w:val="003336BF"/>
    <w:rsid w:val="00334ED4"/>
    <w:rsid w:val="00337D01"/>
    <w:rsid w:val="0034026B"/>
    <w:rsid w:val="00340900"/>
    <w:rsid w:val="003409E2"/>
    <w:rsid w:val="00343983"/>
    <w:rsid w:val="00344C40"/>
    <w:rsid w:val="0034605D"/>
    <w:rsid w:val="00351454"/>
    <w:rsid w:val="00353D33"/>
    <w:rsid w:val="0035434E"/>
    <w:rsid w:val="00357FE7"/>
    <w:rsid w:val="00360890"/>
    <w:rsid w:val="00362F86"/>
    <w:rsid w:val="00364590"/>
    <w:rsid w:val="0036725B"/>
    <w:rsid w:val="00371CA7"/>
    <w:rsid w:val="0037369F"/>
    <w:rsid w:val="00380662"/>
    <w:rsid w:val="00380FAC"/>
    <w:rsid w:val="00382D14"/>
    <w:rsid w:val="003859C6"/>
    <w:rsid w:val="00385BC8"/>
    <w:rsid w:val="003869F2"/>
    <w:rsid w:val="00391AF4"/>
    <w:rsid w:val="00393F9E"/>
    <w:rsid w:val="00395908"/>
    <w:rsid w:val="00396E2F"/>
    <w:rsid w:val="0039767D"/>
    <w:rsid w:val="00397EE9"/>
    <w:rsid w:val="003A0CC1"/>
    <w:rsid w:val="003A174F"/>
    <w:rsid w:val="003A25CF"/>
    <w:rsid w:val="003A7C14"/>
    <w:rsid w:val="003A7FEB"/>
    <w:rsid w:val="003B005C"/>
    <w:rsid w:val="003B03B7"/>
    <w:rsid w:val="003B0407"/>
    <w:rsid w:val="003B086F"/>
    <w:rsid w:val="003B2A10"/>
    <w:rsid w:val="003B4F8F"/>
    <w:rsid w:val="003B5455"/>
    <w:rsid w:val="003B6DE1"/>
    <w:rsid w:val="003C18CE"/>
    <w:rsid w:val="003C39C1"/>
    <w:rsid w:val="003C46AF"/>
    <w:rsid w:val="003C5584"/>
    <w:rsid w:val="003D0063"/>
    <w:rsid w:val="003D0BBF"/>
    <w:rsid w:val="003D40FA"/>
    <w:rsid w:val="003D48E3"/>
    <w:rsid w:val="003D5535"/>
    <w:rsid w:val="003D6E85"/>
    <w:rsid w:val="003E284D"/>
    <w:rsid w:val="003E4FBF"/>
    <w:rsid w:val="003E63EA"/>
    <w:rsid w:val="003E6E75"/>
    <w:rsid w:val="003F23F4"/>
    <w:rsid w:val="003F3A37"/>
    <w:rsid w:val="003F5309"/>
    <w:rsid w:val="003F5E26"/>
    <w:rsid w:val="003F75F0"/>
    <w:rsid w:val="00400D0B"/>
    <w:rsid w:val="00401E4A"/>
    <w:rsid w:val="00404493"/>
    <w:rsid w:val="004048C5"/>
    <w:rsid w:val="00405930"/>
    <w:rsid w:val="00410CB1"/>
    <w:rsid w:val="00413BC5"/>
    <w:rsid w:val="004151FE"/>
    <w:rsid w:val="00415AFA"/>
    <w:rsid w:val="00421DFD"/>
    <w:rsid w:val="004222BB"/>
    <w:rsid w:val="00423DDA"/>
    <w:rsid w:val="00425BC7"/>
    <w:rsid w:val="00430C7D"/>
    <w:rsid w:val="004349AF"/>
    <w:rsid w:val="00440FF7"/>
    <w:rsid w:val="00446599"/>
    <w:rsid w:val="004506DF"/>
    <w:rsid w:val="00451249"/>
    <w:rsid w:val="00453E2D"/>
    <w:rsid w:val="004573E6"/>
    <w:rsid w:val="00464E32"/>
    <w:rsid w:val="004658EC"/>
    <w:rsid w:val="0046661E"/>
    <w:rsid w:val="0047137F"/>
    <w:rsid w:val="00473019"/>
    <w:rsid w:val="00474768"/>
    <w:rsid w:val="00481D93"/>
    <w:rsid w:val="00484049"/>
    <w:rsid w:val="0048534B"/>
    <w:rsid w:val="00490785"/>
    <w:rsid w:val="00493512"/>
    <w:rsid w:val="00494F85"/>
    <w:rsid w:val="004950F1"/>
    <w:rsid w:val="00495821"/>
    <w:rsid w:val="00497A8A"/>
    <w:rsid w:val="00497CBF"/>
    <w:rsid w:val="004A2D99"/>
    <w:rsid w:val="004A48BE"/>
    <w:rsid w:val="004B093A"/>
    <w:rsid w:val="004B2C5D"/>
    <w:rsid w:val="004B489C"/>
    <w:rsid w:val="004B733D"/>
    <w:rsid w:val="004B7D67"/>
    <w:rsid w:val="004C0131"/>
    <w:rsid w:val="004C4AF5"/>
    <w:rsid w:val="004C6B36"/>
    <w:rsid w:val="004D1844"/>
    <w:rsid w:val="004D42CB"/>
    <w:rsid w:val="004D792A"/>
    <w:rsid w:val="004E19EF"/>
    <w:rsid w:val="004E2B77"/>
    <w:rsid w:val="004E424A"/>
    <w:rsid w:val="004E5815"/>
    <w:rsid w:val="004F1EEA"/>
    <w:rsid w:val="005012C3"/>
    <w:rsid w:val="005032DB"/>
    <w:rsid w:val="00504058"/>
    <w:rsid w:val="005115F4"/>
    <w:rsid w:val="00513750"/>
    <w:rsid w:val="00514424"/>
    <w:rsid w:val="00521CD0"/>
    <w:rsid w:val="00524073"/>
    <w:rsid w:val="00530AF0"/>
    <w:rsid w:val="00530DD8"/>
    <w:rsid w:val="00531458"/>
    <w:rsid w:val="00531479"/>
    <w:rsid w:val="005349E8"/>
    <w:rsid w:val="0054351E"/>
    <w:rsid w:val="005506D5"/>
    <w:rsid w:val="005519F7"/>
    <w:rsid w:val="00554ED2"/>
    <w:rsid w:val="00554FFE"/>
    <w:rsid w:val="00555241"/>
    <w:rsid w:val="00560B88"/>
    <w:rsid w:val="0056101C"/>
    <w:rsid w:val="005625C0"/>
    <w:rsid w:val="00564927"/>
    <w:rsid w:val="00566480"/>
    <w:rsid w:val="00570ACE"/>
    <w:rsid w:val="005712F8"/>
    <w:rsid w:val="00571EAB"/>
    <w:rsid w:val="00574992"/>
    <w:rsid w:val="005752A9"/>
    <w:rsid w:val="00577B9D"/>
    <w:rsid w:val="00580E36"/>
    <w:rsid w:val="005812C5"/>
    <w:rsid w:val="00584BAD"/>
    <w:rsid w:val="00585EEB"/>
    <w:rsid w:val="0059186F"/>
    <w:rsid w:val="00591B4B"/>
    <w:rsid w:val="00595513"/>
    <w:rsid w:val="005A00DA"/>
    <w:rsid w:val="005A1EA5"/>
    <w:rsid w:val="005A2722"/>
    <w:rsid w:val="005A410C"/>
    <w:rsid w:val="005A6C41"/>
    <w:rsid w:val="005B03BD"/>
    <w:rsid w:val="005B14D6"/>
    <w:rsid w:val="005B2610"/>
    <w:rsid w:val="005B4B6C"/>
    <w:rsid w:val="005B5EB4"/>
    <w:rsid w:val="005B6CF4"/>
    <w:rsid w:val="005C1C0C"/>
    <w:rsid w:val="005C306C"/>
    <w:rsid w:val="005D0633"/>
    <w:rsid w:val="005D1FDE"/>
    <w:rsid w:val="005E39D4"/>
    <w:rsid w:val="005E4CD6"/>
    <w:rsid w:val="005F1007"/>
    <w:rsid w:val="005F26B4"/>
    <w:rsid w:val="005F3F02"/>
    <w:rsid w:val="005F4215"/>
    <w:rsid w:val="005F5ABF"/>
    <w:rsid w:val="005F7198"/>
    <w:rsid w:val="00603F51"/>
    <w:rsid w:val="0060443F"/>
    <w:rsid w:val="006117B5"/>
    <w:rsid w:val="006151EA"/>
    <w:rsid w:val="00616CCF"/>
    <w:rsid w:val="006217A7"/>
    <w:rsid w:val="00621B68"/>
    <w:rsid w:val="00626045"/>
    <w:rsid w:val="006328A9"/>
    <w:rsid w:val="00633316"/>
    <w:rsid w:val="006365D8"/>
    <w:rsid w:val="00636714"/>
    <w:rsid w:val="00640824"/>
    <w:rsid w:val="0064365B"/>
    <w:rsid w:val="00646448"/>
    <w:rsid w:val="0064687D"/>
    <w:rsid w:val="00657223"/>
    <w:rsid w:val="00661152"/>
    <w:rsid w:val="00661D47"/>
    <w:rsid w:val="006659E7"/>
    <w:rsid w:val="00666FAA"/>
    <w:rsid w:val="00671588"/>
    <w:rsid w:val="0067290A"/>
    <w:rsid w:val="00672BEB"/>
    <w:rsid w:val="00673B8A"/>
    <w:rsid w:val="006743DA"/>
    <w:rsid w:val="00675A89"/>
    <w:rsid w:val="00677725"/>
    <w:rsid w:val="00692C9E"/>
    <w:rsid w:val="00695D0B"/>
    <w:rsid w:val="00695D22"/>
    <w:rsid w:val="006965FB"/>
    <w:rsid w:val="006973E1"/>
    <w:rsid w:val="006A2E60"/>
    <w:rsid w:val="006A67BE"/>
    <w:rsid w:val="006B1AC7"/>
    <w:rsid w:val="006B2106"/>
    <w:rsid w:val="006B2AE5"/>
    <w:rsid w:val="006B507A"/>
    <w:rsid w:val="006B54F0"/>
    <w:rsid w:val="006B7D9C"/>
    <w:rsid w:val="006C3172"/>
    <w:rsid w:val="006C3F1D"/>
    <w:rsid w:val="006C6183"/>
    <w:rsid w:val="006C6E3A"/>
    <w:rsid w:val="006D64F3"/>
    <w:rsid w:val="006D71EA"/>
    <w:rsid w:val="006E0747"/>
    <w:rsid w:val="006E075B"/>
    <w:rsid w:val="006E0C76"/>
    <w:rsid w:val="006E2172"/>
    <w:rsid w:val="006E34CB"/>
    <w:rsid w:val="006E6173"/>
    <w:rsid w:val="006F7D65"/>
    <w:rsid w:val="00700FD3"/>
    <w:rsid w:val="00705AF5"/>
    <w:rsid w:val="00705C55"/>
    <w:rsid w:val="00711200"/>
    <w:rsid w:val="00714771"/>
    <w:rsid w:val="00715870"/>
    <w:rsid w:val="00715A25"/>
    <w:rsid w:val="0072159D"/>
    <w:rsid w:val="00723103"/>
    <w:rsid w:val="00725766"/>
    <w:rsid w:val="007300D8"/>
    <w:rsid w:val="00731EDC"/>
    <w:rsid w:val="007351F4"/>
    <w:rsid w:val="00736C12"/>
    <w:rsid w:val="00742787"/>
    <w:rsid w:val="00745D5E"/>
    <w:rsid w:val="007460F0"/>
    <w:rsid w:val="0074634B"/>
    <w:rsid w:val="00747C45"/>
    <w:rsid w:val="00751A30"/>
    <w:rsid w:val="00757770"/>
    <w:rsid w:val="00761FE7"/>
    <w:rsid w:val="00766F25"/>
    <w:rsid w:val="00771591"/>
    <w:rsid w:val="0077322A"/>
    <w:rsid w:val="0077516E"/>
    <w:rsid w:val="00781685"/>
    <w:rsid w:val="00792DF4"/>
    <w:rsid w:val="0079555F"/>
    <w:rsid w:val="00796795"/>
    <w:rsid w:val="00796C23"/>
    <w:rsid w:val="007A0615"/>
    <w:rsid w:val="007A1CD3"/>
    <w:rsid w:val="007A2DAE"/>
    <w:rsid w:val="007A57B8"/>
    <w:rsid w:val="007A664D"/>
    <w:rsid w:val="007A6B3C"/>
    <w:rsid w:val="007A6C9C"/>
    <w:rsid w:val="007B0651"/>
    <w:rsid w:val="007B1678"/>
    <w:rsid w:val="007B2415"/>
    <w:rsid w:val="007B5CAB"/>
    <w:rsid w:val="007B5F0E"/>
    <w:rsid w:val="007C23F2"/>
    <w:rsid w:val="007C333C"/>
    <w:rsid w:val="007C3C9F"/>
    <w:rsid w:val="007D34E9"/>
    <w:rsid w:val="007E021A"/>
    <w:rsid w:val="007E2F25"/>
    <w:rsid w:val="007E5C4D"/>
    <w:rsid w:val="007E7CC7"/>
    <w:rsid w:val="007F50CA"/>
    <w:rsid w:val="007F52DB"/>
    <w:rsid w:val="007F756A"/>
    <w:rsid w:val="007F764A"/>
    <w:rsid w:val="00800054"/>
    <w:rsid w:val="008012CA"/>
    <w:rsid w:val="008036EA"/>
    <w:rsid w:val="008073C6"/>
    <w:rsid w:val="008153D1"/>
    <w:rsid w:val="008200B5"/>
    <w:rsid w:val="008210AD"/>
    <w:rsid w:val="00835406"/>
    <w:rsid w:val="00836DE7"/>
    <w:rsid w:val="00837990"/>
    <w:rsid w:val="00842CCF"/>
    <w:rsid w:val="00845CFB"/>
    <w:rsid w:val="00854B6E"/>
    <w:rsid w:val="00854F5B"/>
    <w:rsid w:val="00862D56"/>
    <w:rsid w:val="00865D53"/>
    <w:rsid w:val="00867244"/>
    <w:rsid w:val="008675B4"/>
    <w:rsid w:val="00867EA9"/>
    <w:rsid w:val="00870A34"/>
    <w:rsid w:val="00870C1D"/>
    <w:rsid w:val="008748D6"/>
    <w:rsid w:val="00880908"/>
    <w:rsid w:val="008813B8"/>
    <w:rsid w:val="00883019"/>
    <w:rsid w:val="00884C98"/>
    <w:rsid w:val="00885BDD"/>
    <w:rsid w:val="0089019D"/>
    <w:rsid w:val="00893F04"/>
    <w:rsid w:val="0089493E"/>
    <w:rsid w:val="008B0431"/>
    <w:rsid w:val="008B4AB2"/>
    <w:rsid w:val="008B7436"/>
    <w:rsid w:val="008C00B1"/>
    <w:rsid w:val="008C7EED"/>
    <w:rsid w:val="008D5604"/>
    <w:rsid w:val="008D62E5"/>
    <w:rsid w:val="008E12F9"/>
    <w:rsid w:val="008E52A2"/>
    <w:rsid w:val="008E6270"/>
    <w:rsid w:val="008E65E2"/>
    <w:rsid w:val="008E6958"/>
    <w:rsid w:val="008E7C5A"/>
    <w:rsid w:val="008F0187"/>
    <w:rsid w:val="008F0188"/>
    <w:rsid w:val="008F1817"/>
    <w:rsid w:val="008F462E"/>
    <w:rsid w:val="008F52E4"/>
    <w:rsid w:val="008F6517"/>
    <w:rsid w:val="00903D94"/>
    <w:rsid w:val="00907E45"/>
    <w:rsid w:val="009222E1"/>
    <w:rsid w:val="00936D9C"/>
    <w:rsid w:val="00955A62"/>
    <w:rsid w:val="0095796F"/>
    <w:rsid w:val="009602BB"/>
    <w:rsid w:val="00960D9B"/>
    <w:rsid w:val="0096270F"/>
    <w:rsid w:val="00962C1F"/>
    <w:rsid w:val="0096331A"/>
    <w:rsid w:val="00964AA9"/>
    <w:rsid w:val="00964C13"/>
    <w:rsid w:val="009708F9"/>
    <w:rsid w:val="0097429A"/>
    <w:rsid w:val="00980152"/>
    <w:rsid w:val="00982237"/>
    <w:rsid w:val="00982F46"/>
    <w:rsid w:val="0098375E"/>
    <w:rsid w:val="00983C1B"/>
    <w:rsid w:val="00986A0C"/>
    <w:rsid w:val="0098732B"/>
    <w:rsid w:val="00995E94"/>
    <w:rsid w:val="00996A55"/>
    <w:rsid w:val="009A3AE5"/>
    <w:rsid w:val="009A4416"/>
    <w:rsid w:val="009A6889"/>
    <w:rsid w:val="009A7F75"/>
    <w:rsid w:val="009B1B51"/>
    <w:rsid w:val="009B2CD4"/>
    <w:rsid w:val="009B3A80"/>
    <w:rsid w:val="009B717B"/>
    <w:rsid w:val="009C2D49"/>
    <w:rsid w:val="009C589F"/>
    <w:rsid w:val="009D05E6"/>
    <w:rsid w:val="009D1DD0"/>
    <w:rsid w:val="009D6163"/>
    <w:rsid w:val="009D65B3"/>
    <w:rsid w:val="009D7996"/>
    <w:rsid w:val="009D7A74"/>
    <w:rsid w:val="009E34FA"/>
    <w:rsid w:val="009E4BE7"/>
    <w:rsid w:val="009E5D6F"/>
    <w:rsid w:val="009E7449"/>
    <w:rsid w:val="009E7E6D"/>
    <w:rsid w:val="009F141C"/>
    <w:rsid w:val="009F5C41"/>
    <w:rsid w:val="009F6B0D"/>
    <w:rsid w:val="009F74E2"/>
    <w:rsid w:val="009F75AB"/>
    <w:rsid w:val="00A00651"/>
    <w:rsid w:val="00A02770"/>
    <w:rsid w:val="00A04C74"/>
    <w:rsid w:val="00A11924"/>
    <w:rsid w:val="00A14EC9"/>
    <w:rsid w:val="00A16F4A"/>
    <w:rsid w:val="00A25697"/>
    <w:rsid w:val="00A33005"/>
    <w:rsid w:val="00A335B0"/>
    <w:rsid w:val="00A34169"/>
    <w:rsid w:val="00A345B7"/>
    <w:rsid w:val="00A3797B"/>
    <w:rsid w:val="00A40987"/>
    <w:rsid w:val="00A41B6B"/>
    <w:rsid w:val="00A44D02"/>
    <w:rsid w:val="00A44DED"/>
    <w:rsid w:val="00A46E48"/>
    <w:rsid w:val="00A47E9A"/>
    <w:rsid w:val="00A524C4"/>
    <w:rsid w:val="00A72966"/>
    <w:rsid w:val="00A74EF7"/>
    <w:rsid w:val="00A75548"/>
    <w:rsid w:val="00A7754E"/>
    <w:rsid w:val="00A9062C"/>
    <w:rsid w:val="00A90C8A"/>
    <w:rsid w:val="00A94CC0"/>
    <w:rsid w:val="00A96348"/>
    <w:rsid w:val="00A9656C"/>
    <w:rsid w:val="00A96874"/>
    <w:rsid w:val="00A97190"/>
    <w:rsid w:val="00AA0E54"/>
    <w:rsid w:val="00AA782F"/>
    <w:rsid w:val="00AB6339"/>
    <w:rsid w:val="00AB6DB0"/>
    <w:rsid w:val="00AC134E"/>
    <w:rsid w:val="00AD14E5"/>
    <w:rsid w:val="00AD23EB"/>
    <w:rsid w:val="00AD2988"/>
    <w:rsid w:val="00AD5CE9"/>
    <w:rsid w:val="00AD6488"/>
    <w:rsid w:val="00AE26D0"/>
    <w:rsid w:val="00AE54DE"/>
    <w:rsid w:val="00AF1090"/>
    <w:rsid w:val="00AF1A84"/>
    <w:rsid w:val="00AF24A9"/>
    <w:rsid w:val="00AF5ADB"/>
    <w:rsid w:val="00B0293F"/>
    <w:rsid w:val="00B03331"/>
    <w:rsid w:val="00B03459"/>
    <w:rsid w:val="00B107EB"/>
    <w:rsid w:val="00B23415"/>
    <w:rsid w:val="00B303DD"/>
    <w:rsid w:val="00B325CE"/>
    <w:rsid w:val="00B36580"/>
    <w:rsid w:val="00B428E3"/>
    <w:rsid w:val="00B44A37"/>
    <w:rsid w:val="00B44ED7"/>
    <w:rsid w:val="00B45C4E"/>
    <w:rsid w:val="00B51CE2"/>
    <w:rsid w:val="00B51E1A"/>
    <w:rsid w:val="00B54627"/>
    <w:rsid w:val="00B56EC1"/>
    <w:rsid w:val="00B6172B"/>
    <w:rsid w:val="00B80FCF"/>
    <w:rsid w:val="00B847B8"/>
    <w:rsid w:val="00B86E10"/>
    <w:rsid w:val="00B87083"/>
    <w:rsid w:val="00B90425"/>
    <w:rsid w:val="00B91DB6"/>
    <w:rsid w:val="00B926C7"/>
    <w:rsid w:val="00B9595C"/>
    <w:rsid w:val="00B974B0"/>
    <w:rsid w:val="00BA01AA"/>
    <w:rsid w:val="00BA1B37"/>
    <w:rsid w:val="00BA30F7"/>
    <w:rsid w:val="00BA361F"/>
    <w:rsid w:val="00BA5149"/>
    <w:rsid w:val="00BA6422"/>
    <w:rsid w:val="00BA67B1"/>
    <w:rsid w:val="00BB04D8"/>
    <w:rsid w:val="00BB10DA"/>
    <w:rsid w:val="00BB2070"/>
    <w:rsid w:val="00BC3905"/>
    <w:rsid w:val="00BC6BA7"/>
    <w:rsid w:val="00BD3B49"/>
    <w:rsid w:val="00BD64D6"/>
    <w:rsid w:val="00BE1063"/>
    <w:rsid w:val="00BE2AF8"/>
    <w:rsid w:val="00BE6B0C"/>
    <w:rsid w:val="00BE7522"/>
    <w:rsid w:val="00BF00C0"/>
    <w:rsid w:val="00BF2AA0"/>
    <w:rsid w:val="00BF5A24"/>
    <w:rsid w:val="00BF60B0"/>
    <w:rsid w:val="00C0180C"/>
    <w:rsid w:val="00C058B7"/>
    <w:rsid w:val="00C06D01"/>
    <w:rsid w:val="00C10244"/>
    <w:rsid w:val="00C146E2"/>
    <w:rsid w:val="00C2084C"/>
    <w:rsid w:val="00C22D0E"/>
    <w:rsid w:val="00C23A3C"/>
    <w:rsid w:val="00C30289"/>
    <w:rsid w:val="00C3572E"/>
    <w:rsid w:val="00C40AE6"/>
    <w:rsid w:val="00C414AA"/>
    <w:rsid w:val="00C43371"/>
    <w:rsid w:val="00C43B52"/>
    <w:rsid w:val="00C471B5"/>
    <w:rsid w:val="00C51EA8"/>
    <w:rsid w:val="00C54617"/>
    <w:rsid w:val="00C55D1C"/>
    <w:rsid w:val="00C55E26"/>
    <w:rsid w:val="00C64024"/>
    <w:rsid w:val="00C71F35"/>
    <w:rsid w:val="00C72400"/>
    <w:rsid w:val="00C72E69"/>
    <w:rsid w:val="00C74DA6"/>
    <w:rsid w:val="00C768CC"/>
    <w:rsid w:val="00C77EC4"/>
    <w:rsid w:val="00C81693"/>
    <w:rsid w:val="00C9034A"/>
    <w:rsid w:val="00C950D9"/>
    <w:rsid w:val="00CA13C2"/>
    <w:rsid w:val="00CA2B78"/>
    <w:rsid w:val="00CA2BB4"/>
    <w:rsid w:val="00CA3BF0"/>
    <w:rsid w:val="00CA4319"/>
    <w:rsid w:val="00CA63F1"/>
    <w:rsid w:val="00CA77DE"/>
    <w:rsid w:val="00CB4790"/>
    <w:rsid w:val="00CB6CBE"/>
    <w:rsid w:val="00CC003A"/>
    <w:rsid w:val="00CC0D63"/>
    <w:rsid w:val="00CC10A7"/>
    <w:rsid w:val="00CC11A0"/>
    <w:rsid w:val="00CC223F"/>
    <w:rsid w:val="00CC4D60"/>
    <w:rsid w:val="00CC72B5"/>
    <w:rsid w:val="00CD2F1E"/>
    <w:rsid w:val="00CD53EA"/>
    <w:rsid w:val="00CD6127"/>
    <w:rsid w:val="00CE5945"/>
    <w:rsid w:val="00CE7A1B"/>
    <w:rsid w:val="00CE7CE3"/>
    <w:rsid w:val="00CF3B00"/>
    <w:rsid w:val="00CF55BC"/>
    <w:rsid w:val="00D003DD"/>
    <w:rsid w:val="00D00FA5"/>
    <w:rsid w:val="00D01544"/>
    <w:rsid w:val="00D03142"/>
    <w:rsid w:val="00D0445F"/>
    <w:rsid w:val="00D071C1"/>
    <w:rsid w:val="00D12631"/>
    <w:rsid w:val="00D1334F"/>
    <w:rsid w:val="00D16E6A"/>
    <w:rsid w:val="00D20C15"/>
    <w:rsid w:val="00D2409C"/>
    <w:rsid w:val="00D27EE4"/>
    <w:rsid w:val="00D352D3"/>
    <w:rsid w:val="00D41C37"/>
    <w:rsid w:val="00D43739"/>
    <w:rsid w:val="00D44E01"/>
    <w:rsid w:val="00D46D92"/>
    <w:rsid w:val="00D541C8"/>
    <w:rsid w:val="00D55D96"/>
    <w:rsid w:val="00D56D44"/>
    <w:rsid w:val="00D613FF"/>
    <w:rsid w:val="00D61B7F"/>
    <w:rsid w:val="00D62E1C"/>
    <w:rsid w:val="00D6394B"/>
    <w:rsid w:val="00D64354"/>
    <w:rsid w:val="00D645C7"/>
    <w:rsid w:val="00D649EC"/>
    <w:rsid w:val="00D65C27"/>
    <w:rsid w:val="00D67F16"/>
    <w:rsid w:val="00D75DE6"/>
    <w:rsid w:val="00D7639E"/>
    <w:rsid w:val="00D76A95"/>
    <w:rsid w:val="00D76EA3"/>
    <w:rsid w:val="00D80B38"/>
    <w:rsid w:val="00D81640"/>
    <w:rsid w:val="00D82ACD"/>
    <w:rsid w:val="00D82BB7"/>
    <w:rsid w:val="00D83E53"/>
    <w:rsid w:val="00D84BD7"/>
    <w:rsid w:val="00D90124"/>
    <w:rsid w:val="00D90C89"/>
    <w:rsid w:val="00D916FD"/>
    <w:rsid w:val="00D9425A"/>
    <w:rsid w:val="00D94FC1"/>
    <w:rsid w:val="00D97E86"/>
    <w:rsid w:val="00DA0B41"/>
    <w:rsid w:val="00DA106D"/>
    <w:rsid w:val="00DA1954"/>
    <w:rsid w:val="00DA66E3"/>
    <w:rsid w:val="00DB019C"/>
    <w:rsid w:val="00DB0C2F"/>
    <w:rsid w:val="00DB2A0B"/>
    <w:rsid w:val="00DB2D18"/>
    <w:rsid w:val="00DB3A5F"/>
    <w:rsid w:val="00DB7D9F"/>
    <w:rsid w:val="00DC6221"/>
    <w:rsid w:val="00DC7FB4"/>
    <w:rsid w:val="00DD0618"/>
    <w:rsid w:val="00DD4023"/>
    <w:rsid w:val="00DD4CE8"/>
    <w:rsid w:val="00DD5052"/>
    <w:rsid w:val="00DD5F91"/>
    <w:rsid w:val="00DD641B"/>
    <w:rsid w:val="00DE28F8"/>
    <w:rsid w:val="00DE33BC"/>
    <w:rsid w:val="00DE4BED"/>
    <w:rsid w:val="00DE54FF"/>
    <w:rsid w:val="00DE6703"/>
    <w:rsid w:val="00DE67AF"/>
    <w:rsid w:val="00DF2818"/>
    <w:rsid w:val="00DF2B13"/>
    <w:rsid w:val="00DF5A3B"/>
    <w:rsid w:val="00DF6659"/>
    <w:rsid w:val="00DF777D"/>
    <w:rsid w:val="00E0432B"/>
    <w:rsid w:val="00E118F8"/>
    <w:rsid w:val="00E1531D"/>
    <w:rsid w:val="00E1657F"/>
    <w:rsid w:val="00E171A3"/>
    <w:rsid w:val="00E2085D"/>
    <w:rsid w:val="00E25038"/>
    <w:rsid w:val="00E26540"/>
    <w:rsid w:val="00E26B9D"/>
    <w:rsid w:val="00E31E97"/>
    <w:rsid w:val="00E336C8"/>
    <w:rsid w:val="00E3519E"/>
    <w:rsid w:val="00E36CE1"/>
    <w:rsid w:val="00E377BF"/>
    <w:rsid w:val="00E415DB"/>
    <w:rsid w:val="00E41979"/>
    <w:rsid w:val="00E42569"/>
    <w:rsid w:val="00E430A2"/>
    <w:rsid w:val="00E55728"/>
    <w:rsid w:val="00E56F93"/>
    <w:rsid w:val="00E606C7"/>
    <w:rsid w:val="00E62BA1"/>
    <w:rsid w:val="00E66281"/>
    <w:rsid w:val="00E6719C"/>
    <w:rsid w:val="00E70613"/>
    <w:rsid w:val="00E70C82"/>
    <w:rsid w:val="00E71F67"/>
    <w:rsid w:val="00E73ABF"/>
    <w:rsid w:val="00E90126"/>
    <w:rsid w:val="00E91F9A"/>
    <w:rsid w:val="00EA311B"/>
    <w:rsid w:val="00EA441A"/>
    <w:rsid w:val="00EA7A31"/>
    <w:rsid w:val="00EB07FB"/>
    <w:rsid w:val="00EB2B49"/>
    <w:rsid w:val="00EB39C0"/>
    <w:rsid w:val="00EB4747"/>
    <w:rsid w:val="00EC1266"/>
    <w:rsid w:val="00EC6662"/>
    <w:rsid w:val="00ED12E4"/>
    <w:rsid w:val="00ED34DD"/>
    <w:rsid w:val="00ED62B9"/>
    <w:rsid w:val="00ED6D2C"/>
    <w:rsid w:val="00ED7062"/>
    <w:rsid w:val="00EE0882"/>
    <w:rsid w:val="00EE22C9"/>
    <w:rsid w:val="00EE4CF4"/>
    <w:rsid w:val="00EF428D"/>
    <w:rsid w:val="00EF6D5F"/>
    <w:rsid w:val="00EF6DC3"/>
    <w:rsid w:val="00EF6E39"/>
    <w:rsid w:val="00EF729D"/>
    <w:rsid w:val="00F007A0"/>
    <w:rsid w:val="00F00ED0"/>
    <w:rsid w:val="00F044A0"/>
    <w:rsid w:val="00F05B03"/>
    <w:rsid w:val="00F06014"/>
    <w:rsid w:val="00F06853"/>
    <w:rsid w:val="00F0686E"/>
    <w:rsid w:val="00F06B11"/>
    <w:rsid w:val="00F12DA8"/>
    <w:rsid w:val="00F13B11"/>
    <w:rsid w:val="00F20FC6"/>
    <w:rsid w:val="00F22B0A"/>
    <w:rsid w:val="00F23175"/>
    <w:rsid w:val="00F23E7B"/>
    <w:rsid w:val="00F26C4D"/>
    <w:rsid w:val="00F305DC"/>
    <w:rsid w:val="00F34094"/>
    <w:rsid w:val="00F35A0D"/>
    <w:rsid w:val="00F41021"/>
    <w:rsid w:val="00F42303"/>
    <w:rsid w:val="00F50E69"/>
    <w:rsid w:val="00F53C1A"/>
    <w:rsid w:val="00F55936"/>
    <w:rsid w:val="00F560EA"/>
    <w:rsid w:val="00F570C1"/>
    <w:rsid w:val="00F5713A"/>
    <w:rsid w:val="00F579AF"/>
    <w:rsid w:val="00F57EFD"/>
    <w:rsid w:val="00F61F10"/>
    <w:rsid w:val="00F621F6"/>
    <w:rsid w:val="00F633C1"/>
    <w:rsid w:val="00F6377E"/>
    <w:rsid w:val="00F63CF6"/>
    <w:rsid w:val="00F64247"/>
    <w:rsid w:val="00F64FB0"/>
    <w:rsid w:val="00F65491"/>
    <w:rsid w:val="00F671C3"/>
    <w:rsid w:val="00F72CBC"/>
    <w:rsid w:val="00F73F29"/>
    <w:rsid w:val="00F7414B"/>
    <w:rsid w:val="00F74BD1"/>
    <w:rsid w:val="00F80A31"/>
    <w:rsid w:val="00F922A0"/>
    <w:rsid w:val="00F97551"/>
    <w:rsid w:val="00F9785A"/>
    <w:rsid w:val="00F97990"/>
    <w:rsid w:val="00FA0797"/>
    <w:rsid w:val="00FA22EC"/>
    <w:rsid w:val="00FA58C8"/>
    <w:rsid w:val="00FA5DA2"/>
    <w:rsid w:val="00FA7399"/>
    <w:rsid w:val="00FB1BE9"/>
    <w:rsid w:val="00FB283D"/>
    <w:rsid w:val="00FB4816"/>
    <w:rsid w:val="00FB4DD1"/>
    <w:rsid w:val="00FB54C2"/>
    <w:rsid w:val="00FB5A29"/>
    <w:rsid w:val="00FB7862"/>
    <w:rsid w:val="00FC29B3"/>
    <w:rsid w:val="00FC4100"/>
    <w:rsid w:val="00FC7762"/>
    <w:rsid w:val="00FD0266"/>
    <w:rsid w:val="00FD5A97"/>
    <w:rsid w:val="00FE506D"/>
    <w:rsid w:val="00FE7C70"/>
    <w:rsid w:val="00FF35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D4D61"/>
  <w15:chartTrackingRefBased/>
  <w15:docId w15:val="{1AB466AA-2668-4BEE-B4DC-B1DA151BB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21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621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91B4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A04C74"/>
    <w:pPr>
      <w:spacing w:after="0" w:line="240" w:lineRule="auto"/>
    </w:pPr>
    <w:rPr>
      <w:sz w:val="20"/>
      <w:szCs w:val="20"/>
      <w:lang w:val="en-AU"/>
    </w:rPr>
  </w:style>
  <w:style w:type="character" w:customStyle="1" w:styleId="FootnoteTextChar">
    <w:name w:val="Footnote Text Char"/>
    <w:basedOn w:val="DefaultParagraphFont"/>
    <w:link w:val="FootnoteText"/>
    <w:uiPriority w:val="99"/>
    <w:semiHidden/>
    <w:rsid w:val="00A04C74"/>
    <w:rPr>
      <w:sz w:val="20"/>
      <w:szCs w:val="20"/>
      <w:lang w:val="en-AU"/>
    </w:rPr>
  </w:style>
  <w:style w:type="character" w:styleId="FootnoteReference">
    <w:name w:val="footnote reference"/>
    <w:basedOn w:val="DefaultParagraphFont"/>
    <w:uiPriority w:val="99"/>
    <w:semiHidden/>
    <w:unhideWhenUsed/>
    <w:rsid w:val="00A04C74"/>
    <w:rPr>
      <w:vertAlign w:val="superscript"/>
    </w:rPr>
  </w:style>
  <w:style w:type="character" w:styleId="Hyperlink">
    <w:name w:val="Hyperlink"/>
    <w:basedOn w:val="DefaultParagraphFont"/>
    <w:uiPriority w:val="99"/>
    <w:unhideWhenUsed/>
    <w:rsid w:val="00A04C74"/>
    <w:rPr>
      <w:color w:val="0563C1" w:themeColor="hyperlink"/>
      <w:u w:val="single"/>
    </w:rPr>
  </w:style>
  <w:style w:type="character" w:customStyle="1" w:styleId="Heading1Char">
    <w:name w:val="Heading 1 Char"/>
    <w:basedOn w:val="DefaultParagraphFont"/>
    <w:link w:val="Heading1"/>
    <w:uiPriority w:val="9"/>
    <w:rsid w:val="00F621F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621F6"/>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1360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60D9"/>
    <w:rPr>
      <w:rFonts w:ascii="Segoe UI" w:hAnsi="Segoe UI" w:cs="Segoe UI"/>
      <w:sz w:val="18"/>
      <w:szCs w:val="18"/>
    </w:rPr>
  </w:style>
  <w:style w:type="paragraph" w:styleId="Header">
    <w:name w:val="header"/>
    <w:basedOn w:val="Normal"/>
    <w:link w:val="HeaderChar"/>
    <w:uiPriority w:val="99"/>
    <w:unhideWhenUsed/>
    <w:rsid w:val="002700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003A"/>
  </w:style>
  <w:style w:type="paragraph" w:styleId="Footer">
    <w:name w:val="footer"/>
    <w:basedOn w:val="Normal"/>
    <w:link w:val="FooterChar"/>
    <w:uiPriority w:val="99"/>
    <w:unhideWhenUsed/>
    <w:rsid w:val="002700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003A"/>
  </w:style>
  <w:style w:type="paragraph" w:styleId="ListParagraph">
    <w:name w:val="List Paragraph"/>
    <w:basedOn w:val="Normal"/>
    <w:uiPriority w:val="34"/>
    <w:qFormat/>
    <w:rsid w:val="00E3519E"/>
    <w:pPr>
      <w:ind w:left="720"/>
      <w:contextualSpacing/>
    </w:pPr>
  </w:style>
  <w:style w:type="character" w:customStyle="1" w:styleId="Heading3Char">
    <w:name w:val="Heading 3 Char"/>
    <w:basedOn w:val="DefaultParagraphFont"/>
    <w:link w:val="Heading3"/>
    <w:uiPriority w:val="9"/>
    <w:rsid w:val="00591B4B"/>
    <w:rPr>
      <w:rFonts w:asciiTheme="majorHAnsi" w:eastAsiaTheme="majorEastAsia" w:hAnsiTheme="majorHAnsi" w:cstheme="majorBidi"/>
      <w:color w:val="1F4D78" w:themeColor="accent1" w:themeShade="7F"/>
      <w:sz w:val="24"/>
      <w:szCs w:val="24"/>
    </w:rPr>
  </w:style>
  <w:style w:type="character" w:styleId="PlaceholderText">
    <w:name w:val="Placeholder Text"/>
    <w:basedOn w:val="DefaultParagraphFont"/>
    <w:uiPriority w:val="99"/>
    <w:semiHidden/>
    <w:rsid w:val="00D83E53"/>
    <w:rPr>
      <w:color w:val="808080"/>
    </w:rPr>
  </w:style>
  <w:style w:type="paragraph" w:customStyle="1" w:styleId="EndNoteBibliographyTitle">
    <w:name w:val="EndNote Bibliography Title"/>
    <w:basedOn w:val="Normal"/>
    <w:link w:val="EndNoteBibliographyTitleChar"/>
    <w:rsid w:val="009222E1"/>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9222E1"/>
    <w:rPr>
      <w:rFonts w:ascii="Calibri" w:hAnsi="Calibri" w:cs="Calibri"/>
      <w:noProof/>
    </w:rPr>
  </w:style>
  <w:style w:type="paragraph" w:customStyle="1" w:styleId="EndNoteBibliography">
    <w:name w:val="EndNote Bibliography"/>
    <w:basedOn w:val="Normal"/>
    <w:link w:val="EndNoteBibliographyChar"/>
    <w:rsid w:val="009222E1"/>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9222E1"/>
    <w:rPr>
      <w:rFonts w:ascii="Calibri" w:hAnsi="Calibri" w:cs="Calibri"/>
      <w:noProof/>
    </w:rPr>
  </w:style>
  <w:style w:type="character" w:styleId="FollowedHyperlink">
    <w:name w:val="FollowedHyperlink"/>
    <w:basedOn w:val="DefaultParagraphFont"/>
    <w:uiPriority w:val="99"/>
    <w:semiHidden/>
    <w:unhideWhenUsed/>
    <w:rsid w:val="00413BC5"/>
    <w:rPr>
      <w:color w:val="954F72" w:themeColor="followedHyperlink"/>
      <w:u w:val="single"/>
    </w:rPr>
  </w:style>
  <w:style w:type="table" w:styleId="TableGrid">
    <w:name w:val="Table Grid"/>
    <w:basedOn w:val="TableNormal"/>
    <w:uiPriority w:val="39"/>
    <w:rsid w:val="008F52E4"/>
    <w:pPr>
      <w:spacing w:after="0" w:line="240" w:lineRule="auto"/>
    </w:pPr>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976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0410685">
      <w:bodyDiv w:val="1"/>
      <w:marLeft w:val="0"/>
      <w:marRight w:val="0"/>
      <w:marTop w:val="0"/>
      <w:marBottom w:val="0"/>
      <w:divBdr>
        <w:top w:val="none" w:sz="0" w:space="0" w:color="auto"/>
        <w:left w:val="none" w:sz="0" w:space="0" w:color="auto"/>
        <w:bottom w:val="none" w:sz="0" w:space="0" w:color="auto"/>
        <w:right w:val="none" w:sz="0" w:space="0" w:color="auto"/>
      </w:divBdr>
      <w:divsChild>
        <w:div w:id="252979288">
          <w:marLeft w:val="0"/>
          <w:marRight w:val="0"/>
          <w:marTop w:val="0"/>
          <w:marBottom w:val="0"/>
          <w:divBdr>
            <w:top w:val="none" w:sz="0" w:space="0" w:color="auto"/>
            <w:left w:val="none" w:sz="0" w:space="0" w:color="auto"/>
            <w:bottom w:val="none" w:sz="0" w:space="0" w:color="auto"/>
            <w:right w:val="none" w:sz="0" w:space="0" w:color="auto"/>
          </w:divBdr>
        </w:div>
        <w:div w:id="1152914809">
          <w:marLeft w:val="0"/>
          <w:marRight w:val="0"/>
          <w:marTop w:val="0"/>
          <w:marBottom w:val="0"/>
          <w:divBdr>
            <w:top w:val="none" w:sz="0" w:space="0" w:color="auto"/>
            <w:left w:val="none" w:sz="0" w:space="0" w:color="auto"/>
            <w:bottom w:val="none" w:sz="0" w:space="0" w:color="auto"/>
            <w:right w:val="none" w:sz="0" w:space="0" w:color="auto"/>
          </w:divBdr>
        </w:div>
      </w:divsChild>
    </w:div>
    <w:div w:id="1972206566">
      <w:bodyDiv w:val="1"/>
      <w:marLeft w:val="0"/>
      <w:marRight w:val="0"/>
      <w:marTop w:val="0"/>
      <w:marBottom w:val="0"/>
      <w:divBdr>
        <w:top w:val="none" w:sz="0" w:space="0" w:color="auto"/>
        <w:left w:val="none" w:sz="0" w:space="0" w:color="auto"/>
        <w:bottom w:val="none" w:sz="0" w:space="0" w:color="auto"/>
        <w:right w:val="none" w:sz="0" w:space="0" w:color="auto"/>
      </w:divBdr>
      <w:divsChild>
        <w:div w:id="1218396057">
          <w:marLeft w:val="0"/>
          <w:marRight w:val="0"/>
          <w:marTop w:val="0"/>
          <w:marBottom w:val="0"/>
          <w:divBdr>
            <w:top w:val="none" w:sz="0" w:space="0" w:color="auto"/>
            <w:left w:val="none" w:sz="0" w:space="0" w:color="auto"/>
            <w:bottom w:val="none" w:sz="0" w:space="0" w:color="auto"/>
            <w:right w:val="none" w:sz="0" w:space="0" w:color="auto"/>
          </w:divBdr>
        </w:div>
        <w:div w:id="1713462761">
          <w:marLeft w:val="0"/>
          <w:marRight w:val="0"/>
          <w:marTop w:val="0"/>
          <w:marBottom w:val="0"/>
          <w:divBdr>
            <w:top w:val="none" w:sz="0" w:space="0" w:color="auto"/>
            <w:left w:val="none" w:sz="0" w:space="0" w:color="auto"/>
            <w:bottom w:val="none" w:sz="0" w:space="0" w:color="auto"/>
            <w:right w:val="none" w:sz="0" w:space="0" w:color="auto"/>
          </w:divBdr>
        </w:div>
        <w:div w:id="1421096528">
          <w:marLeft w:val="0"/>
          <w:marRight w:val="0"/>
          <w:marTop w:val="0"/>
          <w:marBottom w:val="0"/>
          <w:divBdr>
            <w:top w:val="none" w:sz="0" w:space="0" w:color="auto"/>
            <w:left w:val="none" w:sz="0" w:space="0" w:color="auto"/>
            <w:bottom w:val="none" w:sz="0" w:space="0" w:color="auto"/>
            <w:right w:val="none" w:sz="0" w:space="0" w:color="auto"/>
          </w:divBdr>
        </w:div>
        <w:div w:id="948438787">
          <w:marLeft w:val="0"/>
          <w:marRight w:val="0"/>
          <w:marTop w:val="0"/>
          <w:marBottom w:val="0"/>
          <w:divBdr>
            <w:top w:val="none" w:sz="0" w:space="0" w:color="auto"/>
            <w:left w:val="none" w:sz="0" w:space="0" w:color="auto"/>
            <w:bottom w:val="none" w:sz="0" w:space="0" w:color="auto"/>
            <w:right w:val="none" w:sz="0" w:space="0" w:color="auto"/>
          </w:divBdr>
        </w:div>
      </w:divsChild>
    </w:div>
    <w:div w:id="2087607813">
      <w:bodyDiv w:val="1"/>
      <w:marLeft w:val="0"/>
      <w:marRight w:val="0"/>
      <w:marTop w:val="0"/>
      <w:marBottom w:val="0"/>
      <w:divBdr>
        <w:top w:val="none" w:sz="0" w:space="0" w:color="auto"/>
        <w:left w:val="none" w:sz="0" w:space="0" w:color="auto"/>
        <w:bottom w:val="none" w:sz="0" w:space="0" w:color="auto"/>
        <w:right w:val="none" w:sz="0" w:space="0" w:color="auto"/>
      </w:divBdr>
      <w:divsChild>
        <w:div w:id="258637794">
          <w:marLeft w:val="0"/>
          <w:marRight w:val="0"/>
          <w:marTop w:val="0"/>
          <w:marBottom w:val="0"/>
          <w:divBdr>
            <w:top w:val="none" w:sz="0" w:space="0" w:color="auto"/>
            <w:left w:val="none" w:sz="0" w:space="0" w:color="auto"/>
            <w:bottom w:val="none" w:sz="0" w:space="0" w:color="auto"/>
            <w:right w:val="none" w:sz="0" w:space="0" w:color="auto"/>
          </w:divBdr>
        </w:div>
        <w:div w:id="5745086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7865E46-13A4-412C-B5EA-E714EAC8CCC2}">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FBABE8-738C-4625-A453-9916F2178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5238</Words>
  <Characters>29862</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Azaz Farooq</dc:creator>
  <cp:keywords/>
  <dc:description/>
  <cp:lastModifiedBy>Engr.Azaz</cp:lastModifiedBy>
  <cp:revision>22</cp:revision>
  <cp:lastPrinted>2020-11-07T23:56:00Z</cp:lastPrinted>
  <dcterms:created xsi:type="dcterms:W3CDTF">2020-11-07T23:15:00Z</dcterms:created>
  <dcterms:modified xsi:type="dcterms:W3CDTF">2020-11-07T23:56:00Z</dcterms:modified>
</cp:coreProperties>
</file>